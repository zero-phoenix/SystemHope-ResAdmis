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3256" w14:textId="77777777" w:rsidR="00BF4059" w:rsidRPr="00186DAF" w:rsidRDefault="00BF4059" w:rsidP="001C79DC">
      <w:pPr>
        <w:spacing w:after="0" w:line="240" w:lineRule="auto"/>
        <w:jc w:val="center"/>
        <w:rPr>
          <w:rFonts w:ascii="Arial Narrow" w:eastAsia="Times New Roman" w:hAnsi="Arial Narrow" w:cs="Arial"/>
          <w:b/>
          <w:sz w:val="23"/>
          <w:szCs w:val="23"/>
          <w:u w:val="single"/>
          <w:lang w:val="es-ES" w:eastAsia="es-ES"/>
        </w:rPr>
      </w:pPr>
      <w:bookmarkStart w:id="0" w:name="_Hlk43118744"/>
      <w:r w:rsidRPr="00186DAF">
        <w:rPr>
          <w:rFonts w:ascii="Arial Narrow" w:eastAsia="Times New Roman" w:hAnsi="Arial Narrow" w:cs="Arial"/>
          <w:b/>
          <w:sz w:val="23"/>
          <w:szCs w:val="23"/>
          <w:u w:val="single"/>
          <w:lang w:val="es-ES" w:eastAsia="es-ES"/>
        </w:rPr>
        <w:t>RAZÓN DE SECRETARÍA TÉCNICA</w:t>
      </w:r>
    </w:p>
    <w:p w14:paraId="53CFFFCF" w14:textId="77777777" w:rsidR="00BF4059" w:rsidRDefault="00BF4059" w:rsidP="001C79DC">
      <w:pPr>
        <w:keepNext/>
        <w:spacing w:after="0" w:line="240" w:lineRule="auto"/>
        <w:jc w:val="both"/>
        <w:outlineLvl w:val="1"/>
        <w:rPr>
          <w:rFonts w:ascii="Arial Narrow" w:eastAsia="Times New Roman" w:hAnsi="Arial Narrow" w:cs="Arial"/>
          <w:b/>
          <w:bCs/>
          <w:i/>
          <w:iCs/>
          <w:lang w:val="es-ES" w:eastAsia="es-ES"/>
        </w:rPr>
      </w:pPr>
    </w:p>
    <w:p w14:paraId="6D9577B2" w14:textId="77777777" w:rsidR="00BF4059" w:rsidRPr="00186DAF" w:rsidRDefault="00BF4059" w:rsidP="001C79DC">
      <w:pPr>
        <w:keepNext/>
        <w:spacing w:after="0" w:line="240" w:lineRule="auto"/>
        <w:jc w:val="both"/>
        <w:outlineLvl w:val="1"/>
        <w:rPr>
          <w:rFonts w:ascii="Arial Narrow" w:eastAsia="Times New Roman" w:hAnsi="Arial Narrow" w:cs="Arial"/>
          <w:b/>
          <w:bCs/>
          <w:i/>
          <w:iCs/>
          <w:lang w:val="es-ES" w:eastAsia="es-ES"/>
        </w:rPr>
      </w:pPr>
    </w:p>
    <w:p w14:paraId="1A1DDD27" w14:textId="7CE04DCA" w:rsidR="00BF4059" w:rsidRPr="00186DAF" w:rsidRDefault="00BF4059" w:rsidP="001C79DC">
      <w:pPr>
        <w:spacing w:line="240" w:lineRule="auto"/>
        <w:jc w:val="right"/>
        <w:rPr>
          <w:rFonts w:ascii="Arial Narrow" w:hAnsi="Arial Narrow" w:cs="Arial"/>
          <w:b/>
          <w:lang w:val="es-ES" w:eastAsia="es-ES"/>
        </w:rPr>
      </w:pPr>
      <w:r w:rsidRPr="00186DAF">
        <w:rPr>
          <w:rFonts w:ascii="Arial Narrow" w:hAnsi="Arial Narrow" w:cs="Arial"/>
          <w:b/>
          <w:lang w:val="es-ES" w:eastAsia="es-ES"/>
        </w:rPr>
        <w:t xml:space="preserve">Expediente </w:t>
      </w:r>
      <w:r>
        <w:rPr>
          <w:rFonts w:ascii="Arial Narrow" w:hAnsi="Arial Narrow" w:cs="Arial"/>
          <w:b/>
          <w:lang w:val="es-ES" w:eastAsia="es-ES"/>
        </w:rPr>
        <w:t>N°</w:t>
      </w:r>
      <w:r w:rsidR="009C4E33" w:rsidRPr="009C4E33">
        <w:rPr>
          <w:rFonts w:ascii="Arial Narrow" w:hAnsi="Arial Narrow" w:cs="Arial"/>
          <w:b/>
          <w:lang w:val="es-ES" w:eastAsia="es-ES"/>
        </w:rPr>
        <w:t>1496-2025</w:t>
      </w:r>
      <w:r w:rsidRPr="00186DAF">
        <w:rPr>
          <w:rFonts w:ascii="Arial Narrow" w:hAnsi="Arial Narrow" w:cs="Arial"/>
          <w:b/>
          <w:lang w:val="es-ES" w:eastAsia="es-ES"/>
        </w:rPr>
        <w:t>/CC1</w:t>
      </w:r>
    </w:p>
    <w:p w14:paraId="06B9F3D1" w14:textId="76031CF4" w:rsidR="00BF4059" w:rsidRPr="00186DAF" w:rsidRDefault="00BF4059" w:rsidP="001C79DC">
      <w:pPr>
        <w:spacing w:line="240" w:lineRule="auto"/>
        <w:rPr>
          <w:rFonts w:ascii="Arial Narrow" w:hAnsi="Arial Narrow" w:cs="Arial"/>
          <w:lang w:val="es-ES" w:eastAsia="es-ES"/>
        </w:rPr>
      </w:pPr>
      <w:r w:rsidRPr="00186DAF">
        <w:rPr>
          <w:rFonts w:ascii="Arial Narrow" w:hAnsi="Arial Narrow" w:cs="Arial"/>
          <w:lang w:val="es-ES" w:eastAsia="es-ES"/>
        </w:rPr>
        <w:t xml:space="preserve">Lima, </w:t>
      </w:r>
      <w:del w:id="1" w:author="José David Chávez Quispe" w:date="2025-08-21T18:43:00Z" w16du:dateUtc="2025-08-21T23:43:00Z">
        <w:r w:rsidR="009C4E33" w:rsidDel="0030660A">
          <w:rPr>
            <w:rFonts w:ascii="Arial Narrow" w:hAnsi="Arial Narrow" w:cs="Arial"/>
            <w:lang w:val="es-ES" w:eastAsia="es-ES"/>
          </w:rPr>
          <w:delText>18</w:delText>
        </w:r>
        <w:r w:rsidDel="0030660A">
          <w:rPr>
            <w:rFonts w:ascii="Arial Narrow" w:hAnsi="Arial Narrow" w:cs="Arial"/>
            <w:lang w:val="es-ES" w:eastAsia="es-ES"/>
          </w:rPr>
          <w:delText xml:space="preserve"> </w:delText>
        </w:r>
      </w:del>
      <w:ins w:id="2" w:author="José David Chávez Quispe" w:date="2025-08-21T18:43:00Z" w16du:dateUtc="2025-08-21T23:43:00Z">
        <w:r w:rsidR="0030660A">
          <w:rPr>
            <w:rFonts w:ascii="Arial Narrow" w:hAnsi="Arial Narrow" w:cs="Arial"/>
            <w:lang w:val="es-ES" w:eastAsia="es-ES"/>
          </w:rPr>
          <w:t>21</w:t>
        </w:r>
        <w:r w:rsidR="0030660A">
          <w:rPr>
            <w:rFonts w:ascii="Arial Narrow" w:hAnsi="Arial Narrow" w:cs="Arial"/>
            <w:lang w:val="es-ES" w:eastAsia="es-ES"/>
          </w:rPr>
          <w:t xml:space="preserve"> </w:t>
        </w:r>
      </w:ins>
      <w:r>
        <w:rPr>
          <w:rFonts w:ascii="Arial Narrow" w:hAnsi="Arial Narrow" w:cs="Arial"/>
          <w:lang w:val="es-ES" w:eastAsia="es-ES"/>
        </w:rPr>
        <w:t xml:space="preserve">de </w:t>
      </w:r>
      <w:r w:rsidR="009C4E33">
        <w:rPr>
          <w:rFonts w:ascii="Arial Narrow" w:hAnsi="Arial Narrow" w:cs="Arial"/>
          <w:lang w:val="es-ES" w:eastAsia="es-ES"/>
        </w:rPr>
        <w:t>agosto</w:t>
      </w:r>
      <w:r>
        <w:rPr>
          <w:rFonts w:ascii="Arial Narrow" w:hAnsi="Arial Narrow" w:cs="Arial"/>
          <w:lang w:val="es-ES" w:eastAsia="es-ES"/>
        </w:rPr>
        <w:t xml:space="preserve"> de 2025</w:t>
      </w:r>
    </w:p>
    <w:p w14:paraId="26CB59D1" w14:textId="77777777" w:rsidR="00BF4059" w:rsidRDefault="00BF4059" w:rsidP="001C79DC">
      <w:pPr>
        <w:pStyle w:val="Sinespaciado"/>
        <w:rPr>
          <w:lang w:val="es-ES" w:eastAsia="es-ES"/>
        </w:rPr>
      </w:pPr>
    </w:p>
    <w:p w14:paraId="624165F0" w14:textId="41C36376" w:rsidR="00BF4059" w:rsidRDefault="00BF4059" w:rsidP="001C79DC">
      <w:pPr>
        <w:spacing w:line="240" w:lineRule="auto"/>
        <w:jc w:val="both"/>
        <w:rPr>
          <w:rFonts w:ascii="Arial Narrow" w:eastAsia="Times New Roman" w:hAnsi="Arial Narrow" w:cs="Arial"/>
          <w:lang w:val="es-ES" w:eastAsia="es-ES"/>
        </w:rPr>
      </w:pPr>
      <w:r w:rsidRPr="00186DAF">
        <w:rPr>
          <w:rFonts w:ascii="Arial Narrow" w:eastAsia="Times New Roman" w:hAnsi="Arial Narrow" w:cs="Arial"/>
          <w:lang w:val="es-ES" w:eastAsia="es-ES"/>
        </w:rPr>
        <w:t>La Secretaría Técnica</w:t>
      </w:r>
      <w:r w:rsidRPr="00186DAF">
        <w:rPr>
          <w:rFonts w:ascii="Arial Narrow" w:hAnsi="Arial Narrow" w:cs="Arial"/>
          <w:lang w:val="es-ES" w:eastAsia="es-ES"/>
        </w:rPr>
        <w:t xml:space="preserve"> de la Comisión de Protección al Consumidor </w:t>
      </w:r>
      <w:proofErr w:type="spellStart"/>
      <w:r w:rsidRPr="00186DAF">
        <w:rPr>
          <w:rFonts w:ascii="Arial Narrow" w:hAnsi="Arial Narrow" w:cs="Arial"/>
          <w:lang w:val="es-ES" w:eastAsia="es-ES"/>
        </w:rPr>
        <w:t>Nº</w:t>
      </w:r>
      <w:proofErr w:type="spellEnd"/>
      <w:r w:rsidRPr="00186DAF">
        <w:rPr>
          <w:rFonts w:ascii="Arial Narrow" w:hAnsi="Arial Narrow" w:cs="Arial"/>
          <w:lang w:val="es-ES" w:eastAsia="es-ES"/>
        </w:rPr>
        <w:t xml:space="preserve"> 1 </w:t>
      </w:r>
      <w:r w:rsidRPr="00186DAF">
        <w:rPr>
          <w:rFonts w:ascii="Arial Narrow" w:eastAsia="Times New Roman" w:hAnsi="Arial Narrow" w:cs="Arial"/>
          <w:lang w:val="es-ES" w:eastAsia="es-ES"/>
        </w:rPr>
        <w:t xml:space="preserve">deja constancia que, </w:t>
      </w:r>
      <w:r w:rsidR="002649ED">
        <w:rPr>
          <w:rFonts w:ascii="Arial Narrow" w:eastAsia="Times New Roman" w:hAnsi="Arial Narrow" w:cs="Arial"/>
          <w:lang w:val="es-ES" w:eastAsia="es-ES"/>
        </w:rPr>
        <w:t xml:space="preserve">la Resolución </w:t>
      </w:r>
      <w:proofErr w:type="spellStart"/>
      <w:r w:rsidR="002649ED">
        <w:rPr>
          <w:rFonts w:ascii="Arial Narrow" w:eastAsia="Times New Roman" w:hAnsi="Arial Narrow" w:cs="Arial"/>
          <w:lang w:val="es-ES" w:eastAsia="es-ES"/>
        </w:rPr>
        <w:t>N°</w:t>
      </w:r>
      <w:proofErr w:type="spellEnd"/>
      <w:r w:rsidR="002649ED">
        <w:rPr>
          <w:rFonts w:ascii="Arial Narrow" w:eastAsia="Times New Roman" w:hAnsi="Arial Narrow" w:cs="Arial"/>
          <w:lang w:val="es-ES" w:eastAsia="es-ES"/>
        </w:rPr>
        <w:t xml:space="preserve"> </w:t>
      </w:r>
      <w:r w:rsidR="00616DD9" w:rsidRPr="00616DD9">
        <w:rPr>
          <w:rFonts w:ascii="Arial Narrow" w:eastAsia="Times New Roman" w:hAnsi="Arial Narrow" w:cs="Arial"/>
          <w:lang w:val="es-ES" w:eastAsia="es-ES"/>
        </w:rPr>
        <w:t>1</w:t>
      </w:r>
      <w:r w:rsidR="002649ED">
        <w:rPr>
          <w:rFonts w:ascii="Arial Narrow" w:eastAsia="Times New Roman" w:hAnsi="Arial Narrow" w:cs="Arial"/>
          <w:lang w:val="es-ES" w:eastAsia="es-ES"/>
        </w:rPr>
        <w:t xml:space="preserve"> del </w:t>
      </w:r>
      <w:r w:rsidR="00616DD9" w:rsidRPr="00616DD9">
        <w:rPr>
          <w:rFonts w:ascii="Arial Narrow" w:eastAsia="Times New Roman" w:hAnsi="Arial Narrow" w:cs="Arial"/>
          <w:lang w:val="es-ES" w:eastAsia="es-ES"/>
        </w:rPr>
        <w:t>4 de agosto de 2025</w:t>
      </w:r>
      <w:r w:rsidR="00616DD9">
        <w:rPr>
          <w:rFonts w:ascii="Arial Narrow" w:eastAsia="Times New Roman" w:hAnsi="Arial Narrow" w:cs="Arial"/>
          <w:lang w:val="es-ES" w:eastAsia="es-ES"/>
        </w:rPr>
        <w:t xml:space="preserve"> </w:t>
      </w:r>
      <w:r w:rsidR="002649ED">
        <w:rPr>
          <w:rFonts w:ascii="Arial Narrow" w:eastAsia="Times New Roman" w:hAnsi="Arial Narrow" w:cs="Arial"/>
          <w:lang w:val="es-ES" w:eastAsia="es-ES"/>
        </w:rPr>
        <w:t xml:space="preserve">fue notificada a </w:t>
      </w:r>
      <w:r w:rsidR="00F66A7C" w:rsidRPr="00F66A7C">
        <w:rPr>
          <w:rFonts w:ascii="Arial Narrow" w:eastAsia="Times New Roman" w:hAnsi="Arial Narrow" w:cs="Arial"/>
          <w:lang w:val="es-ES" w:eastAsia="es-ES"/>
        </w:rPr>
        <w:t>Banco Agropecuario S.A.</w:t>
      </w:r>
      <w:r w:rsidR="002649ED" w:rsidRPr="00F66A7C">
        <w:rPr>
          <w:rFonts w:ascii="Arial Narrow" w:eastAsia="Times New Roman" w:hAnsi="Arial Narrow" w:cs="Arial"/>
          <w:lang w:val="es-ES" w:eastAsia="es-ES"/>
        </w:rPr>
        <w:t>;</w:t>
      </w:r>
      <w:r w:rsidR="002649ED">
        <w:rPr>
          <w:rFonts w:ascii="Arial Narrow" w:eastAsia="Times New Roman" w:hAnsi="Arial Narrow" w:cs="Arial"/>
          <w:lang w:val="es-ES" w:eastAsia="es-ES"/>
        </w:rPr>
        <w:t xml:space="preserve"> sin embargo, por un error involuntario, </w:t>
      </w:r>
      <w:r>
        <w:rPr>
          <w:rFonts w:ascii="Arial Narrow" w:eastAsia="Times New Roman" w:hAnsi="Arial Narrow" w:cs="Arial"/>
          <w:lang w:val="es-ES" w:eastAsia="es-ES"/>
        </w:rPr>
        <w:t xml:space="preserve">no </w:t>
      </w:r>
      <w:r w:rsidR="001C79DC">
        <w:rPr>
          <w:rFonts w:ascii="Arial Narrow" w:eastAsia="Times New Roman" w:hAnsi="Arial Narrow" w:cs="Arial"/>
          <w:lang w:val="es-ES" w:eastAsia="es-ES"/>
        </w:rPr>
        <w:t>se adjunt</w:t>
      </w:r>
      <w:r w:rsidR="00A77D0E">
        <w:rPr>
          <w:rFonts w:ascii="Arial Narrow" w:eastAsia="Times New Roman" w:hAnsi="Arial Narrow" w:cs="Arial"/>
          <w:lang w:val="es-ES" w:eastAsia="es-ES"/>
        </w:rPr>
        <w:t>aron</w:t>
      </w:r>
      <w:r w:rsidR="008126EE" w:rsidRPr="008126EE">
        <w:rPr>
          <w:rFonts w:ascii="Arial Narrow" w:eastAsia="Times New Roman" w:hAnsi="Arial Narrow" w:cs="Arial"/>
          <w:lang w:val="es-ES" w:eastAsia="es-ES"/>
        </w:rPr>
        <w:t xml:space="preserve"> los anexos </w:t>
      </w:r>
      <w:r w:rsidR="008126EE">
        <w:rPr>
          <w:rFonts w:ascii="Arial Narrow" w:eastAsia="Times New Roman" w:hAnsi="Arial Narrow" w:cs="Arial"/>
          <w:lang w:val="es-ES" w:eastAsia="es-ES"/>
        </w:rPr>
        <w:t xml:space="preserve">presentados </w:t>
      </w:r>
      <w:r>
        <w:rPr>
          <w:rFonts w:ascii="Arial Narrow" w:eastAsia="Times New Roman" w:hAnsi="Arial Narrow" w:cs="Arial"/>
          <w:lang w:val="es-ES" w:eastAsia="es-ES"/>
        </w:rPr>
        <w:t xml:space="preserve">por </w:t>
      </w:r>
      <w:r w:rsidR="00616DD9">
        <w:rPr>
          <w:rFonts w:ascii="Arial Narrow" w:eastAsia="Times New Roman" w:hAnsi="Arial Narrow" w:cs="Arial"/>
          <w:lang w:val="es-ES" w:eastAsia="es-ES"/>
        </w:rPr>
        <w:t>el</w:t>
      </w:r>
      <w:r>
        <w:rPr>
          <w:rFonts w:ascii="Arial Narrow" w:eastAsia="Times New Roman" w:hAnsi="Arial Narrow" w:cs="Arial"/>
          <w:lang w:val="es-ES" w:eastAsia="es-ES"/>
        </w:rPr>
        <w:t xml:space="preserve"> denunciante el </w:t>
      </w:r>
      <w:r w:rsidR="00616DD9" w:rsidRPr="00616DD9">
        <w:rPr>
          <w:rFonts w:ascii="Arial Narrow" w:eastAsia="Times New Roman" w:hAnsi="Arial Narrow" w:cs="Arial"/>
          <w:lang w:val="es-ES" w:eastAsia="es-ES"/>
        </w:rPr>
        <w:t>13 de marzo de 2025</w:t>
      </w:r>
      <w:r w:rsidR="00271F9D">
        <w:rPr>
          <w:rStyle w:val="Refdenotaalpie"/>
          <w:rFonts w:ascii="Arial Narrow" w:hAnsi="Arial Narrow" w:cs="Arial"/>
          <w:lang w:eastAsia="es-PE"/>
        </w:rPr>
        <w:footnoteReference w:id="1"/>
      </w:r>
      <w:r>
        <w:rPr>
          <w:rFonts w:ascii="Arial Narrow" w:eastAsia="Times New Roman" w:hAnsi="Arial Narrow" w:cs="Arial"/>
          <w:lang w:val="es-ES" w:eastAsia="es-ES"/>
        </w:rPr>
        <w:t xml:space="preserve">. </w:t>
      </w:r>
    </w:p>
    <w:p w14:paraId="01F09F2E" w14:textId="77777777" w:rsidR="00BF4059" w:rsidRDefault="00BF4059" w:rsidP="001C79DC">
      <w:pPr>
        <w:spacing w:line="240" w:lineRule="auto"/>
        <w:jc w:val="both"/>
        <w:rPr>
          <w:rFonts w:ascii="Arial Narrow" w:hAnsi="Arial Narrow" w:cs="Arial"/>
          <w:lang w:eastAsia="es-PE"/>
        </w:rPr>
      </w:pPr>
      <w:r>
        <w:rPr>
          <w:rFonts w:ascii="Arial Narrow" w:hAnsi="Arial Narrow" w:cs="Arial"/>
          <w:lang w:eastAsia="es-PE"/>
        </w:rPr>
        <w:t xml:space="preserve">En atención a ello y teniendo en cuenta que, el numeral 26.1 del artículo 26° del </w:t>
      </w:r>
      <w:r>
        <w:rPr>
          <w:rFonts w:ascii="Arial Narrow" w:hAnsi="Arial Narrow"/>
        </w:rPr>
        <w:t xml:space="preserve">Texto Único Ordenado de la Ley del Procedimiento Administrativo General, aprobado mediante Decreto Supremo </w:t>
      </w:r>
      <w:proofErr w:type="spellStart"/>
      <w:r>
        <w:rPr>
          <w:rFonts w:ascii="Arial Narrow" w:hAnsi="Arial Narrow"/>
        </w:rPr>
        <w:t>N°</w:t>
      </w:r>
      <w:proofErr w:type="spellEnd"/>
      <w:r>
        <w:rPr>
          <w:rFonts w:ascii="Arial Narrow" w:hAnsi="Arial Narrow"/>
        </w:rPr>
        <w:t xml:space="preserve"> 004-2019-JUS (en adelante, el TUO de la LPAG)</w:t>
      </w:r>
      <w:r>
        <w:rPr>
          <w:rStyle w:val="Refdenotaalpie"/>
          <w:rFonts w:ascii="Arial Narrow" w:hAnsi="Arial Narrow" w:cs="Arial"/>
          <w:lang w:eastAsia="es-PE"/>
        </w:rPr>
        <w:footnoteReference w:id="2"/>
      </w:r>
      <w:r>
        <w:rPr>
          <w:rFonts w:ascii="Arial Narrow" w:hAnsi="Arial Narrow" w:cs="Arial"/>
          <w:lang w:eastAsia="es-PE"/>
        </w:rPr>
        <w:t>, señala que, en caso de notificaciones defectuosas, la autoridad ordenará volver a notificar dicho acto, subsanando las omisiones en que se hubiese incurrido.</w:t>
      </w:r>
    </w:p>
    <w:p w14:paraId="071745E9" w14:textId="1B26BF7A" w:rsidR="00BF4059" w:rsidRDefault="00BF4059" w:rsidP="001C79DC">
      <w:pPr>
        <w:spacing w:line="240" w:lineRule="auto"/>
        <w:jc w:val="both"/>
        <w:rPr>
          <w:rFonts w:ascii="Arial Narrow" w:eastAsia="Times New Roman" w:hAnsi="Arial Narrow" w:cs="Arial"/>
          <w:lang w:val="es-ES" w:eastAsia="es-ES"/>
        </w:rPr>
      </w:pPr>
      <w:r>
        <w:rPr>
          <w:rFonts w:ascii="Arial Narrow" w:hAnsi="Arial Narrow"/>
        </w:rPr>
        <w:t xml:space="preserve">En consecuencia, </w:t>
      </w:r>
      <w:r>
        <w:rPr>
          <w:rFonts w:ascii="Arial Narrow" w:hAnsi="Arial Narrow" w:cs="Arial"/>
        </w:rPr>
        <w:t>a fin de salvaguardar el derecho de defensa de</w:t>
      </w:r>
      <w:r>
        <w:rPr>
          <w:rFonts w:ascii="Arial Narrow" w:eastAsia="Times New Roman" w:hAnsi="Arial Narrow" w:cs="Arial"/>
          <w:lang w:val="es-ES" w:eastAsia="es-ES"/>
        </w:rPr>
        <w:t xml:space="preserve"> </w:t>
      </w:r>
      <w:r w:rsidR="00F66A7C" w:rsidRPr="00F66A7C">
        <w:rPr>
          <w:rFonts w:ascii="Arial Narrow" w:eastAsia="Times New Roman" w:hAnsi="Arial Narrow" w:cs="Arial"/>
          <w:lang w:val="es-ES" w:eastAsia="es-ES"/>
        </w:rPr>
        <w:t xml:space="preserve">Banco Agropecuario </w:t>
      </w:r>
      <w:r>
        <w:rPr>
          <w:rFonts w:ascii="Arial Narrow" w:eastAsia="Times New Roman" w:hAnsi="Arial Narrow" w:cs="Arial"/>
          <w:lang w:val="es-ES" w:eastAsia="es-ES"/>
        </w:rPr>
        <w:t xml:space="preserve">S.A. </w:t>
      </w:r>
      <w:r>
        <w:rPr>
          <w:rFonts w:ascii="Arial Narrow" w:hAnsi="Arial Narrow" w:cs="Arial"/>
        </w:rPr>
        <w:t xml:space="preserve">se procederá a </w:t>
      </w:r>
      <w:r>
        <w:rPr>
          <w:rFonts w:ascii="Arial Narrow" w:hAnsi="Arial Narrow" w:cs="Arial"/>
          <w:lang w:eastAsia="es-PE"/>
        </w:rPr>
        <w:t xml:space="preserve">rehacer el acto de notificación de la </w:t>
      </w:r>
      <w:r w:rsidR="00F66A7C">
        <w:rPr>
          <w:rFonts w:ascii="Arial Narrow" w:eastAsia="Times New Roman" w:hAnsi="Arial Narrow" w:cs="Arial"/>
          <w:lang w:val="es-ES" w:eastAsia="es-ES"/>
        </w:rPr>
        <w:t xml:space="preserve">Resolución </w:t>
      </w:r>
      <w:proofErr w:type="spellStart"/>
      <w:r w:rsidR="00F66A7C">
        <w:rPr>
          <w:rFonts w:ascii="Arial Narrow" w:eastAsia="Times New Roman" w:hAnsi="Arial Narrow" w:cs="Arial"/>
          <w:lang w:val="es-ES" w:eastAsia="es-ES"/>
        </w:rPr>
        <w:t>N°</w:t>
      </w:r>
      <w:proofErr w:type="spellEnd"/>
      <w:r w:rsidR="00F66A7C">
        <w:rPr>
          <w:rFonts w:ascii="Arial Narrow" w:eastAsia="Times New Roman" w:hAnsi="Arial Narrow" w:cs="Arial"/>
          <w:lang w:val="es-ES" w:eastAsia="es-ES"/>
        </w:rPr>
        <w:t xml:space="preserve"> </w:t>
      </w:r>
      <w:r w:rsidR="00F66A7C" w:rsidRPr="00616DD9">
        <w:rPr>
          <w:rFonts w:ascii="Arial Narrow" w:eastAsia="Times New Roman" w:hAnsi="Arial Narrow" w:cs="Arial"/>
          <w:lang w:val="es-ES" w:eastAsia="es-ES"/>
        </w:rPr>
        <w:t>1</w:t>
      </w:r>
      <w:r w:rsidR="00F66A7C">
        <w:rPr>
          <w:rFonts w:ascii="Arial Narrow" w:eastAsia="Times New Roman" w:hAnsi="Arial Narrow" w:cs="Arial"/>
          <w:lang w:val="es-ES" w:eastAsia="es-ES"/>
        </w:rPr>
        <w:t xml:space="preserve"> del </w:t>
      </w:r>
      <w:r w:rsidR="00F66A7C" w:rsidRPr="00616DD9">
        <w:rPr>
          <w:rFonts w:ascii="Arial Narrow" w:eastAsia="Times New Roman" w:hAnsi="Arial Narrow" w:cs="Arial"/>
          <w:lang w:val="es-ES" w:eastAsia="es-ES"/>
        </w:rPr>
        <w:t>4 de agosto de 2025</w:t>
      </w:r>
      <w:r w:rsidR="00F66A7C">
        <w:rPr>
          <w:rFonts w:ascii="Arial Narrow" w:eastAsia="Times New Roman" w:hAnsi="Arial Narrow" w:cs="Arial"/>
          <w:lang w:val="es-ES" w:eastAsia="es-ES"/>
        </w:rPr>
        <w:t xml:space="preserve"> </w:t>
      </w:r>
      <w:r>
        <w:rPr>
          <w:rFonts w:ascii="Arial Narrow" w:eastAsia="Times New Roman" w:hAnsi="Arial Narrow" w:cs="Arial"/>
          <w:lang w:val="es-ES" w:eastAsia="es-ES"/>
        </w:rPr>
        <w:t xml:space="preserve">dirigido </w:t>
      </w:r>
      <w:r w:rsidR="001C79DC">
        <w:rPr>
          <w:rFonts w:ascii="Arial Narrow" w:eastAsia="Times New Roman" w:hAnsi="Arial Narrow" w:cs="Arial"/>
          <w:lang w:val="es-ES" w:eastAsia="es-ES"/>
        </w:rPr>
        <w:t>al mencionado proveedor denunciado</w:t>
      </w:r>
      <w:r>
        <w:rPr>
          <w:rFonts w:ascii="Arial Narrow" w:eastAsia="Times New Roman" w:hAnsi="Arial Narrow" w:cs="Arial"/>
          <w:lang w:val="es-ES" w:eastAsia="es-ES"/>
        </w:rPr>
        <w:t xml:space="preserve">, adjuntando </w:t>
      </w:r>
      <w:r w:rsidR="002649ED">
        <w:rPr>
          <w:rFonts w:ascii="Arial Narrow" w:eastAsia="Times New Roman" w:hAnsi="Arial Narrow" w:cs="Arial"/>
          <w:lang w:val="es-ES" w:eastAsia="es-ES"/>
        </w:rPr>
        <w:t xml:space="preserve">el </w:t>
      </w:r>
      <w:r>
        <w:rPr>
          <w:rFonts w:ascii="Arial Narrow" w:eastAsia="Times New Roman" w:hAnsi="Arial Narrow" w:cs="Arial"/>
          <w:lang w:val="es-ES" w:eastAsia="es-ES"/>
        </w:rPr>
        <w:t xml:space="preserve">escrito </w:t>
      </w:r>
      <w:r w:rsidR="002649ED">
        <w:rPr>
          <w:rFonts w:ascii="Arial Narrow" w:eastAsia="Times New Roman" w:hAnsi="Arial Narrow" w:cs="Arial"/>
          <w:lang w:val="es-ES" w:eastAsia="es-ES"/>
        </w:rPr>
        <w:t>de denuncia</w:t>
      </w:r>
      <w:r w:rsidR="001C79DC">
        <w:rPr>
          <w:rFonts w:ascii="Arial Narrow" w:eastAsia="Times New Roman" w:hAnsi="Arial Narrow" w:cs="Arial"/>
          <w:lang w:val="es-ES" w:eastAsia="es-ES"/>
        </w:rPr>
        <w:t xml:space="preserve"> con la totalidad de anexos</w:t>
      </w:r>
      <w:r w:rsidR="00405FE5">
        <w:rPr>
          <w:rFonts w:ascii="Arial Narrow" w:eastAsia="Times New Roman" w:hAnsi="Arial Narrow" w:cs="Arial"/>
          <w:lang w:val="es-ES" w:eastAsia="es-ES"/>
        </w:rPr>
        <w:t xml:space="preserve">, </w:t>
      </w:r>
      <w:r w:rsidR="00405FE5" w:rsidRPr="0049677F">
        <w:rPr>
          <w:rFonts w:ascii="Arial Narrow" w:hAnsi="Arial Narrow"/>
        </w:rPr>
        <w:t>a la direcci</w:t>
      </w:r>
      <w:r w:rsidR="00EB0C31">
        <w:rPr>
          <w:rFonts w:ascii="Arial Narrow" w:hAnsi="Arial Narrow"/>
        </w:rPr>
        <w:t>ó</w:t>
      </w:r>
      <w:r w:rsidR="00405FE5" w:rsidRPr="0049677F">
        <w:rPr>
          <w:rFonts w:ascii="Arial Narrow" w:hAnsi="Arial Narrow"/>
        </w:rPr>
        <w:t>n electrónica</w:t>
      </w:r>
      <w:r w:rsidR="00EB0C31">
        <w:rPr>
          <w:rFonts w:ascii="Arial Narrow" w:hAnsi="Arial Narrow"/>
        </w:rPr>
        <w:t xml:space="preserve"> </w:t>
      </w:r>
      <w:hyperlink r:id="rId7" w:history="1">
        <w:r w:rsidR="00EB0C31" w:rsidRPr="00E80AFD">
          <w:rPr>
            <w:rStyle w:val="Hipervnculo"/>
            <w:rFonts w:ascii="Arial Narrow" w:hAnsi="Arial Narrow"/>
          </w:rPr>
          <w:t>agrobanco.pc@gmail.com</w:t>
        </w:r>
      </w:hyperlink>
      <w:r w:rsidR="00405FE5" w:rsidRPr="0049677F">
        <w:rPr>
          <w:rFonts w:ascii="Arial Narrow" w:hAnsi="Arial Narrow"/>
        </w:rPr>
        <w:t xml:space="preserve">; </w:t>
      </w:r>
      <w:r w:rsidR="001C79DC">
        <w:rPr>
          <w:rFonts w:ascii="Arial Narrow" w:hAnsi="Arial Narrow"/>
        </w:rPr>
        <w:t>consignada</w:t>
      </w:r>
      <w:r w:rsidR="00405FE5" w:rsidRPr="0049677F">
        <w:rPr>
          <w:rFonts w:ascii="Arial Narrow" w:hAnsi="Arial Narrow"/>
        </w:rPr>
        <w:t xml:space="preserve"> por </w:t>
      </w:r>
      <w:r w:rsidR="00EB0C31" w:rsidRPr="00F66A7C">
        <w:rPr>
          <w:rFonts w:ascii="Arial Narrow" w:eastAsia="Times New Roman" w:hAnsi="Arial Narrow" w:cs="Arial"/>
          <w:lang w:val="es-ES" w:eastAsia="es-ES"/>
        </w:rPr>
        <w:t>Banco Agropecuario S.A.</w:t>
      </w:r>
      <w:r w:rsidR="00EB0C31">
        <w:rPr>
          <w:rFonts w:ascii="Arial Narrow" w:eastAsia="Times New Roman" w:hAnsi="Arial Narrow" w:cs="Arial"/>
          <w:lang w:val="es-ES" w:eastAsia="es-ES"/>
        </w:rPr>
        <w:t xml:space="preserve"> </w:t>
      </w:r>
      <w:r w:rsidR="00405FE5" w:rsidRPr="0049677F">
        <w:rPr>
          <w:rFonts w:ascii="Arial Narrow" w:hAnsi="Arial Narrow"/>
        </w:rPr>
        <w:t xml:space="preserve">mediante escrito del </w:t>
      </w:r>
      <w:r w:rsidR="00EB0C31" w:rsidRPr="001336FE">
        <w:rPr>
          <w:rFonts w:ascii="Arial Narrow" w:hAnsi="Arial Narrow"/>
        </w:rPr>
        <w:t>14 de agosto de 2025</w:t>
      </w:r>
      <w:r w:rsidR="00405FE5" w:rsidRPr="0049677F">
        <w:rPr>
          <w:rFonts w:ascii="Arial Narrow" w:hAnsi="Arial Narrow"/>
        </w:rPr>
        <w:t>.</w:t>
      </w:r>
    </w:p>
    <w:p w14:paraId="4830339B" w14:textId="77777777" w:rsidR="00BF4059" w:rsidRDefault="00BF4059" w:rsidP="001C79DC">
      <w:pPr>
        <w:spacing w:after="0" w:line="240" w:lineRule="auto"/>
        <w:jc w:val="both"/>
        <w:rPr>
          <w:rFonts w:ascii="Arial Narrow" w:eastAsia="Times New Roman" w:hAnsi="Arial Narrow" w:cs="Arial"/>
          <w:lang w:val="es-ES" w:eastAsia="es-ES"/>
        </w:rPr>
      </w:pPr>
    </w:p>
    <w:p w14:paraId="7C38A645" w14:textId="77777777" w:rsidR="00BF4059" w:rsidRPr="00186DAF" w:rsidRDefault="00BF4059" w:rsidP="001C79DC">
      <w:pPr>
        <w:spacing w:after="0" w:line="240" w:lineRule="auto"/>
        <w:jc w:val="both"/>
        <w:rPr>
          <w:rFonts w:ascii="Arial Narrow" w:eastAsia="Times New Roman" w:hAnsi="Arial Narrow" w:cs="Arial"/>
          <w:lang w:val="es-ES" w:eastAsia="es-ES"/>
        </w:rPr>
      </w:pPr>
    </w:p>
    <w:p w14:paraId="244FAF3C" w14:textId="77777777" w:rsidR="00BF4059" w:rsidRPr="00186DAF" w:rsidRDefault="00BF4059" w:rsidP="001C79DC">
      <w:pPr>
        <w:spacing w:after="0" w:line="240" w:lineRule="auto"/>
        <w:rPr>
          <w:rFonts w:ascii="Arial Narrow" w:eastAsia="Times New Roman" w:hAnsi="Arial Narrow" w:cs="Arial"/>
          <w:b/>
          <w:lang w:val="es-ES" w:eastAsia="es-ES"/>
        </w:rPr>
      </w:pPr>
    </w:p>
    <w:p w14:paraId="2002688A" w14:textId="77777777" w:rsidR="00BF4059" w:rsidRPr="00186DAF" w:rsidRDefault="00BF4059" w:rsidP="001C79DC">
      <w:pPr>
        <w:spacing w:after="0" w:line="240" w:lineRule="auto"/>
        <w:jc w:val="center"/>
        <w:rPr>
          <w:rFonts w:ascii="Arial Narrow" w:eastAsia="Times New Roman" w:hAnsi="Arial Narrow" w:cs="Arial"/>
          <w:b/>
          <w:sz w:val="24"/>
          <w:szCs w:val="24"/>
          <w:lang w:val="es-ES" w:eastAsia="es-ES"/>
        </w:rPr>
      </w:pPr>
      <w:r>
        <w:rPr>
          <w:rFonts w:ascii="Arial Narrow" w:eastAsia="Times New Roman" w:hAnsi="Arial Narrow" w:cs="Arial"/>
          <w:b/>
          <w:sz w:val="24"/>
          <w:szCs w:val="24"/>
          <w:lang w:val="es-ES" w:eastAsia="es-ES"/>
        </w:rPr>
        <w:t>EVELING ROA QUISPE</w:t>
      </w:r>
    </w:p>
    <w:p w14:paraId="17714483" w14:textId="77777777" w:rsidR="00BF4059" w:rsidRPr="00186DAF" w:rsidRDefault="00BF4059" w:rsidP="001C79DC">
      <w:pPr>
        <w:spacing w:after="0" w:line="240" w:lineRule="auto"/>
        <w:jc w:val="center"/>
        <w:rPr>
          <w:rFonts w:ascii="Arial Narrow" w:eastAsia="Times New Roman" w:hAnsi="Arial Narrow" w:cs="Arial"/>
          <w:b/>
          <w:sz w:val="24"/>
          <w:szCs w:val="24"/>
          <w:lang w:val="es-ES" w:eastAsia="es-ES"/>
        </w:rPr>
      </w:pPr>
      <w:r w:rsidRPr="00186DAF">
        <w:rPr>
          <w:rFonts w:ascii="Arial Narrow" w:eastAsia="Times New Roman" w:hAnsi="Arial Narrow" w:cs="Arial"/>
          <w:b/>
          <w:sz w:val="24"/>
          <w:szCs w:val="24"/>
          <w:lang w:val="es-ES" w:eastAsia="es-ES"/>
        </w:rPr>
        <w:t>Secretaria Técnica</w:t>
      </w:r>
    </w:p>
    <w:p w14:paraId="6F5E08EA" w14:textId="77777777" w:rsidR="00BF4059" w:rsidRPr="00186DAF" w:rsidRDefault="00BF4059" w:rsidP="001C79DC">
      <w:pPr>
        <w:spacing w:after="0" w:line="240" w:lineRule="auto"/>
        <w:jc w:val="center"/>
        <w:rPr>
          <w:rFonts w:ascii="Arial Narrow" w:eastAsia="Times New Roman" w:hAnsi="Arial Narrow" w:cs="Arial"/>
          <w:b/>
          <w:sz w:val="24"/>
          <w:szCs w:val="24"/>
          <w:lang w:val="es-ES" w:eastAsia="es-ES"/>
        </w:rPr>
      </w:pPr>
      <w:r w:rsidRPr="00186DAF">
        <w:rPr>
          <w:rFonts w:ascii="Arial Narrow" w:eastAsia="Times New Roman" w:hAnsi="Arial Narrow" w:cs="Arial"/>
          <w:b/>
          <w:sz w:val="24"/>
          <w:szCs w:val="24"/>
          <w:lang w:val="es-ES" w:eastAsia="es-ES"/>
        </w:rPr>
        <w:t xml:space="preserve">Comisión de Protección al Consumidor </w:t>
      </w:r>
      <w:proofErr w:type="spellStart"/>
      <w:r w:rsidRPr="00186DAF">
        <w:rPr>
          <w:rFonts w:ascii="Arial Narrow" w:eastAsia="Times New Roman" w:hAnsi="Arial Narrow" w:cs="Arial"/>
          <w:b/>
          <w:sz w:val="24"/>
          <w:szCs w:val="24"/>
          <w:lang w:val="es-ES" w:eastAsia="es-ES"/>
        </w:rPr>
        <w:t>Nº</w:t>
      </w:r>
      <w:proofErr w:type="spellEnd"/>
      <w:r w:rsidRPr="00186DAF">
        <w:rPr>
          <w:rFonts w:ascii="Arial Narrow" w:eastAsia="Times New Roman" w:hAnsi="Arial Narrow" w:cs="Arial"/>
          <w:b/>
          <w:sz w:val="24"/>
          <w:szCs w:val="24"/>
          <w:lang w:val="es-ES" w:eastAsia="es-ES"/>
        </w:rPr>
        <w:t xml:space="preserve"> 1</w:t>
      </w:r>
    </w:p>
    <w:bookmarkEnd w:id="0"/>
    <w:p w14:paraId="4BBBB1B5" w14:textId="543D0730" w:rsidR="001B5674" w:rsidRDefault="00BF4059" w:rsidP="001C79DC">
      <w:pPr>
        <w:spacing w:after="0" w:line="240" w:lineRule="auto"/>
      </w:pPr>
      <w:r>
        <w:rPr>
          <w:rFonts w:ascii="Arial Narrow" w:hAnsi="Arial Narrow"/>
          <w:sz w:val="16"/>
          <w:szCs w:val="16"/>
        </w:rPr>
        <w:t>LSM</w:t>
      </w:r>
      <w:r w:rsidRPr="00844F45">
        <w:rPr>
          <w:rFonts w:ascii="Arial Narrow" w:hAnsi="Arial Narrow"/>
          <w:sz w:val="16"/>
          <w:szCs w:val="16"/>
        </w:rPr>
        <w:t>/</w:t>
      </w:r>
      <w:r w:rsidR="009C4E33">
        <w:rPr>
          <w:rFonts w:ascii="Arial Narrow" w:hAnsi="Arial Narrow"/>
          <w:sz w:val="16"/>
          <w:szCs w:val="16"/>
        </w:rPr>
        <w:t>JCQ</w:t>
      </w:r>
    </w:p>
    <w:sectPr w:rsidR="001B5674" w:rsidSect="00BF4059">
      <w:headerReference w:type="default" r:id="rId8"/>
      <w:pgSz w:w="12240" w:h="15840"/>
      <w:pgMar w:top="1130" w:right="1608" w:bottom="993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FFAC8" w14:textId="77777777" w:rsidR="004223D4" w:rsidRDefault="004223D4" w:rsidP="00BF4059">
      <w:pPr>
        <w:spacing w:after="0" w:line="240" w:lineRule="auto"/>
      </w:pPr>
      <w:r>
        <w:separator/>
      </w:r>
    </w:p>
  </w:endnote>
  <w:endnote w:type="continuationSeparator" w:id="0">
    <w:p w14:paraId="0A24221E" w14:textId="77777777" w:rsidR="004223D4" w:rsidRDefault="004223D4" w:rsidP="00BF4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BC376" w14:textId="77777777" w:rsidR="004223D4" w:rsidRDefault="004223D4" w:rsidP="00BF4059">
      <w:pPr>
        <w:spacing w:after="0" w:line="240" w:lineRule="auto"/>
      </w:pPr>
      <w:r>
        <w:separator/>
      </w:r>
    </w:p>
  </w:footnote>
  <w:footnote w:type="continuationSeparator" w:id="0">
    <w:p w14:paraId="0621B7BC" w14:textId="77777777" w:rsidR="004223D4" w:rsidRDefault="004223D4" w:rsidP="00BF4059">
      <w:pPr>
        <w:spacing w:after="0" w:line="240" w:lineRule="auto"/>
      </w:pPr>
      <w:r>
        <w:continuationSeparator/>
      </w:r>
    </w:p>
  </w:footnote>
  <w:footnote w:id="1">
    <w:p w14:paraId="56210395" w14:textId="4E9F2957" w:rsidR="00271F9D" w:rsidRDefault="00271F9D" w:rsidP="00271F9D">
      <w:pPr>
        <w:pStyle w:val="Sinespaciado"/>
        <w:ind w:left="567" w:hanging="567"/>
        <w:jc w:val="both"/>
        <w:rPr>
          <w:rFonts w:ascii="Arial Narrow" w:hAnsi="Arial Narrow"/>
          <w:sz w:val="16"/>
          <w:szCs w:val="16"/>
        </w:rPr>
      </w:pPr>
      <w:r>
        <w:rPr>
          <w:rStyle w:val="Refdenotaalpie"/>
          <w:rFonts w:ascii="Arial Narrow" w:hAnsi="Arial Narrow"/>
          <w:lang w:val="x-none" w:eastAsia="x-none"/>
        </w:rPr>
        <w:footnoteRef/>
      </w:r>
      <w:r>
        <w:rPr>
          <w:rFonts w:ascii="Arial Narrow" w:eastAsia="Times New Roman" w:hAnsi="Arial Narrow"/>
          <w:sz w:val="16"/>
          <w:szCs w:val="16"/>
          <w:lang w:val="es-ES" w:eastAsia="es-ES"/>
        </w:rPr>
        <w:t xml:space="preserve"> </w:t>
      </w:r>
      <w:r>
        <w:rPr>
          <w:rFonts w:ascii="Arial Narrow" w:hAnsi="Arial Narrow"/>
          <w:sz w:val="16"/>
          <w:szCs w:val="16"/>
        </w:rPr>
        <w:tab/>
      </w:r>
      <w:r w:rsidRPr="00271F9D">
        <w:rPr>
          <w:rFonts w:ascii="Arial Narrow" w:hAnsi="Arial Narrow"/>
          <w:bCs/>
          <w:sz w:val="16"/>
          <w:szCs w:val="16"/>
        </w:rPr>
        <w:t xml:space="preserve">Denuncia remitida a esta Comisión mediante MEMORANDUM </w:t>
      </w:r>
      <w:proofErr w:type="spellStart"/>
      <w:r w:rsidRPr="00271F9D">
        <w:rPr>
          <w:rFonts w:ascii="Arial Narrow" w:hAnsi="Arial Narrow"/>
          <w:bCs/>
          <w:sz w:val="16"/>
          <w:szCs w:val="16"/>
        </w:rPr>
        <w:t>N°</w:t>
      </w:r>
      <w:proofErr w:type="spellEnd"/>
      <w:r w:rsidRPr="00271F9D">
        <w:rPr>
          <w:rFonts w:ascii="Arial Narrow" w:hAnsi="Arial Narrow"/>
          <w:bCs/>
          <w:sz w:val="16"/>
          <w:szCs w:val="16"/>
        </w:rPr>
        <w:t xml:space="preserve"> 001413-2025-PS1/INDECOPI de fecha 26 de junio del 2025, </w:t>
      </w:r>
      <w:proofErr w:type="spellStart"/>
      <w:r w:rsidRPr="00271F9D">
        <w:rPr>
          <w:rFonts w:ascii="Arial Narrow" w:hAnsi="Arial Narrow"/>
          <w:bCs/>
          <w:sz w:val="16"/>
          <w:szCs w:val="16"/>
        </w:rPr>
        <w:t>recepcionada</w:t>
      </w:r>
      <w:proofErr w:type="spellEnd"/>
      <w:r w:rsidRPr="00271F9D">
        <w:rPr>
          <w:rFonts w:ascii="Arial Narrow" w:hAnsi="Arial Narrow"/>
          <w:bCs/>
          <w:sz w:val="16"/>
          <w:szCs w:val="16"/>
        </w:rPr>
        <w:t xml:space="preserve"> el 26 de junio del 2025</w:t>
      </w:r>
      <w:r>
        <w:rPr>
          <w:rFonts w:ascii="Arial Narrow" w:hAnsi="Arial Narrow"/>
          <w:bCs/>
          <w:sz w:val="16"/>
          <w:szCs w:val="16"/>
        </w:rPr>
        <w:t>.</w:t>
      </w:r>
    </w:p>
  </w:footnote>
  <w:footnote w:id="2">
    <w:p w14:paraId="6F7D6470" w14:textId="77777777" w:rsidR="00BF4059" w:rsidRDefault="00BF4059" w:rsidP="00BF4059">
      <w:pPr>
        <w:pStyle w:val="Sinespaciado"/>
        <w:ind w:left="567" w:hanging="567"/>
        <w:jc w:val="both"/>
        <w:rPr>
          <w:rFonts w:ascii="Arial Narrow" w:hAnsi="Arial Narrow"/>
          <w:b/>
          <w:sz w:val="16"/>
          <w:szCs w:val="16"/>
        </w:rPr>
      </w:pPr>
      <w:r>
        <w:rPr>
          <w:rStyle w:val="Refdenotaalpie"/>
          <w:rFonts w:ascii="Arial Narrow" w:hAnsi="Arial Narrow"/>
          <w:lang w:val="x-none" w:eastAsia="x-none"/>
        </w:rPr>
        <w:footnoteRef/>
      </w:r>
      <w:r>
        <w:rPr>
          <w:rFonts w:ascii="Arial Narrow" w:eastAsia="Times New Roman" w:hAnsi="Arial Narrow"/>
          <w:sz w:val="16"/>
          <w:szCs w:val="16"/>
          <w:lang w:val="es-ES" w:eastAsia="es-ES"/>
        </w:rPr>
        <w:t xml:space="preserve"> </w:t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b/>
          <w:sz w:val="16"/>
          <w:szCs w:val="16"/>
        </w:rPr>
        <w:t xml:space="preserve">DECRETO SUPREMO </w:t>
      </w:r>
      <w:proofErr w:type="spellStart"/>
      <w:r>
        <w:rPr>
          <w:rFonts w:ascii="Arial Narrow" w:hAnsi="Arial Narrow"/>
          <w:b/>
          <w:sz w:val="16"/>
          <w:szCs w:val="16"/>
        </w:rPr>
        <w:t>N°</w:t>
      </w:r>
      <w:proofErr w:type="spellEnd"/>
      <w:r>
        <w:rPr>
          <w:rFonts w:ascii="Arial Narrow" w:hAnsi="Arial Narrow"/>
          <w:b/>
          <w:sz w:val="16"/>
          <w:szCs w:val="16"/>
        </w:rPr>
        <w:t xml:space="preserve"> 004-2019-JUS, TEXTO ÚNICO ORDENADO DE LA LEY DEL PROCEDIMIENTO ADMINISTRATIVO GENERAL, publicado el 25 de enero de 2019.</w:t>
      </w:r>
    </w:p>
    <w:p w14:paraId="38831087" w14:textId="77777777" w:rsidR="00BF4059" w:rsidRDefault="00BF4059" w:rsidP="00BF4059">
      <w:pPr>
        <w:pStyle w:val="Sinespaciado"/>
        <w:ind w:left="567" w:hanging="567"/>
        <w:jc w:val="both"/>
        <w:rPr>
          <w:rFonts w:ascii="Arial Narrow" w:hAnsi="Arial Narrow"/>
          <w:b/>
          <w:sz w:val="16"/>
          <w:szCs w:val="16"/>
        </w:rPr>
      </w:pPr>
      <w:r>
        <w:rPr>
          <w:rFonts w:ascii="Arial Narrow" w:hAnsi="Arial Narrow"/>
          <w:b/>
          <w:sz w:val="16"/>
          <w:szCs w:val="16"/>
        </w:rPr>
        <w:tab/>
        <w:t xml:space="preserve">Artículo 26°.- Notificaciones </w:t>
      </w:r>
    </w:p>
    <w:p w14:paraId="171DDDFE" w14:textId="77777777" w:rsidR="00BF4059" w:rsidRDefault="00BF4059" w:rsidP="00BF4059">
      <w:pPr>
        <w:pStyle w:val="Sinespaciado"/>
        <w:ind w:left="567" w:hanging="567"/>
        <w:jc w:val="both"/>
        <w:rPr>
          <w:rFonts w:ascii="Arial Narrow" w:hAnsi="Arial Narrow"/>
          <w:sz w:val="16"/>
          <w:szCs w:val="16"/>
        </w:rPr>
      </w:pPr>
      <w:r>
        <w:rPr>
          <w:rFonts w:ascii="Arial Narrow" w:hAnsi="Arial Narrow"/>
          <w:sz w:val="16"/>
          <w:szCs w:val="16"/>
        </w:rPr>
        <w:tab/>
        <w:t>26.1 En caso que se demuestre que la notificación se ha realizado sin las formalidades y requisitos legales, la autoridad ordenará se rehaga, subsanando las omisiones en que hubiesen incurrido, sin perjuicio para el administrado.</w:t>
      </w:r>
    </w:p>
    <w:p w14:paraId="6FDA0FAB" w14:textId="77777777" w:rsidR="00BF4059" w:rsidRDefault="00BF4059" w:rsidP="00BF4059">
      <w:pPr>
        <w:pStyle w:val="Sinespaciado"/>
        <w:ind w:left="567" w:hanging="567"/>
        <w:jc w:val="both"/>
        <w:rPr>
          <w:rFonts w:ascii="Arial Narrow" w:hAnsi="Arial Narrow"/>
          <w:sz w:val="16"/>
          <w:szCs w:val="16"/>
        </w:rPr>
      </w:pPr>
      <w:r>
        <w:rPr>
          <w:rFonts w:ascii="Arial Narrow" w:hAnsi="Arial Narrow"/>
          <w:sz w:val="16"/>
          <w:szCs w:val="16"/>
        </w:rPr>
        <w:tab/>
        <w:t>26.2 La desestimación del cuestionamiento a la validez de una notificación, causa que dicha notificación opera desde la fecha en que fue realizada.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5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061"/>
      <w:gridCol w:w="4798"/>
    </w:tblGrid>
    <w:tr w:rsidR="008A0832" w:rsidRPr="00C271B6" w14:paraId="288C1411" w14:textId="77777777" w:rsidTr="00A97590">
      <w:trPr>
        <w:trHeight w:val="600"/>
      </w:trPr>
      <w:tc>
        <w:tcPr>
          <w:tcW w:w="4061" w:type="dxa"/>
        </w:tcPr>
        <w:p w14:paraId="1B980E61" w14:textId="77777777" w:rsidR="00D530DD" w:rsidRPr="00C271B6" w:rsidRDefault="00D530DD" w:rsidP="008A0832">
          <w:pPr>
            <w:rPr>
              <w:rFonts w:ascii="Arial Narrow" w:hAnsi="Arial Narrow" w:cs="Arial"/>
              <w:sz w:val="16"/>
              <w:szCs w:val="16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9264" behindDoc="0" locked="0" layoutInCell="1" allowOverlap="1" wp14:anchorId="3994B8D7" wp14:editId="1983F21D">
                <wp:simplePos x="0" y="0"/>
                <wp:positionH relativeFrom="column">
                  <wp:posOffset>-2050415</wp:posOffset>
                </wp:positionH>
                <wp:positionV relativeFrom="paragraph">
                  <wp:posOffset>2540</wp:posOffset>
                </wp:positionV>
                <wp:extent cx="1862455" cy="779145"/>
                <wp:effectExtent l="0" t="0" r="0" b="0"/>
                <wp:wrapSquare wrapText="bothSides"/>
                <wp:docPr id="3" name="Imagen 3" descr="LOGOTIPO INDECOP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TIPO INDECOP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2455" cy="779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 Narrow" w:hAnsi="Arial Narrow"/>
              <w:sz w:val="16"/>
              <w:szCs w:val="16"/>
            </w:rPr>
            <w:t xml:space="preserve"> </w:t>
          </w:r>
          <w:r w:rsidRPr="00C271B6">
            <w:rPr>
              <w:rFonts w:ascii="Arial Narrow" w:hAnsi="Arial Narrow"/>
              <w:sz w:val="16"/>
              <w:szCs w:val="16"/>
            </w:rPr>
            <w:tab/>
          </w:r>
          <w:r w:rsidRPr="00C271B6">
            <w:rPr>
              <w:rFonts w:ascii="Arial Narrow" w:hAnsi="Arial Narrow"/>
              <w:sz w:val="16"/>
              <w:szCs w:val="16"/>
            </w:rPr>
            <w:tab/>
          </w:r>
        </w:p>
      </w:tc>
      <w:tc>
        <w:tcPr>
          <w:tcW w:w="4798" w:type="dxa"/>
        </w:tcPr>
        <w:p w14:paraId="336C7170" w14:textId="77777777" w:rsidR="00D530DD" w:rsidRPr="00C271B6" w:rsidRDefault="00D530DD" w:rsidP="008A0832">
          <w:pPr>
            <w:pStyle w:val="Encabezado"/>
            <w:jc w:val="right"/>
            <w:rPr>
              <w:rFonts w:ascii="Arial Narrow" w:hAnsi="Arial Narrow"/>
              <w:b/>
              <w:i/>
              <w:sz w:val="16"/>
              <w:szCs w:val="16"/>
            </w:rPr>
          </w:pPr>
        </w:p>
        <w:p w14:paraId="62489320" w14:textId="77777777" w:rsidR="00D530DD" w:rsidRDefault="00D530DD" w:rsidP="008A0832">
          <w:pP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 Narrow" w:hAnsi="Arial Narrow"/>
              <w:b/>
              <w:i/>
              <w:sz w:val="16"/>
              <w:szCs w:val="16"/>
            </w:rPr>
          </w:pPr>
        </w:p>
        <w:p w14:paraId="154130BB" w14:textId="77777777" w:rsidR="00D530DD" w:rsidRPr="00C271B6" w:rsidRDefault="00D530DD" w:rsidP="008A0832">
          <w:pP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 Narrow" w:hAnsi="Arial Narrow"/>
              <w:b/>
              <w:i/>
              <w:sz w:val="16"/>
              <w:szCs w:val="16"/>
            </w:rPr>
          </w:pPr>
          <w:r w:rsidRPr="00C271B6">
            <w:rPr>
              <w:rFonts w:ascii="Arial Narrow" w:hAnsi="Arial Narrow"/>
              <w:b/>
              <w:i/>
              <w:sz w:val="16"/>
              <w:szCs w:val="16"/>
            </w:rPr>
            <w:t xml:space="preserve">SECRETARÍA TÉCNICA DE LA COMISIÓN </w:t>
          </w:r>
        </w:p>
        <w:p w14:paraId="00F74450" w14:textId="77777777" w:rsidR="00D530DD" w:rsidRPr="00C271B6" w:rsidRDefault="00D530DD" w:rsidP="008A0832">
          <w:pP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 Narrow" w:hAnsi="Arial Narrow"/>
              <w:b/>
              <w:i/>
              <w:sz w:val="16"/>
              <w:szCs w:val="16"/>
            </w:rPr>
          </w:pPr>
          <w:r w:rsidRPr="00C271B6">
            <w:rPr>
              <w:rFonts w:ascii="Arial Narrow" w:hAnsi="Arial Narrow"/>
              <w:b/>
              <w:i/>
              <w:sz w:val="16"/>
              <w:szCs w:val="16"/>
            </w:rPr>
            <w:t xml:space="preserve">DE PROTECCIÓN AL CONSUMIDOR </w:t>
          </w:r>
          <w:proofErr w:type="spellStart"/>
          <w:r w:rsidRPr="00C271B6">
            <w:rPr>
              <w:rFonts w:ascii="Arial Narrow" w:hAnsi="Arial Narrow"/>
              <w:b/>
              <w:i/>
              <w:sz w:val="16"/>
              <w:szCs w:val="16"/>
            </w:rPr>
            <w:t>N°</w:t>
          </w:r>
          <w:proofErr w:type="spellEnd"/>
          <w:r w:rsidRPr="00C271B6">
            <w:rPr>
              <w:rFonts w:ascii="Arial Narrow" w:hAnsi="Arial Narrow"/>
              <w:b/>
              <w:i/>
              <w:sz w:val="16"/>
              <w:szCs w:val="16"/>
            </w:rPr>
            <w:t xml:space="preserve"> 1</w:t>
          </w:r>
        </w:p>
        <w:p w14:paraId="29046464" w14:textId="77777777" w:rsidR="00D530DD" w:rsidRPr="00C271B6" w:rsidRDefault="00D530DD" w:rsidP="008A0832">
          <w:pPr>
            <w:pStyle w:val="Encabezado"/>
            <w:tabs>
              <w:tab w:val="left" w:pos="2460"/>
              <w:tab w:val="right" w:pos="3964"/>
            </w:tabs>
            <w:jc w:val="right"/>
            <w:rPr>
              <w:rFonts w:ascii="Arial Narrow" w:hAnsi="Arial Narrow"/>
              <w:b/>
              <w:i/>
              <w:sz w:val="16"/>
              <w:szCs w:val="16"/>
            </w:rPr>
          </w:pPr>
          <w:r w:rsidRPr="00C271B6">
            <w:rPr>
              <w:rFonts w:ascii="Arial Narrow" w:hAnsi="Arial Narrow"/>
              <w:b/>
              <w:i/>
              <w:sz w:val="16"/>
              <w:szCs w:val="16"/>
            </w:rPr>
            <w:tab/>
          </w:r>
          <w:r w:rsidRPr="00C271B6">
            <w:rPr>
              <w:rFonts w:ascii="Arial Narrow" w:hAnsi="Arial Narrow"/>
              <w:b/>
              <w:i/>
              <w:sz w:val="16"/>
              <w:szCs w:val="16"/>
            </w:rPr>
            <w:tab/>
            <w:t>SEDE CENTRAL</w:t>
          </w:r>
        </w:p>
      </w:tc>
    </w:tr>
  </w:tbl>
  <w:p w14:paraId="20EA96F3" w14:textId="77777777" w:rsidR="00D530DD" w:rsidRDefault="00D530DD">
    <w:pPr>
      <w:pStyle w:val="Encabezad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é David Chávez Quispe">
    <w15:presenceInfo w15:providerId="AD" w15:userId="S::jchavezq@indecopi.gob.pe::d5a53415-d126-485c-b5bc-d5bad3db315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59"/>
    <w:rsid w:val="00024DCB"/>
    <w:rsid w:val="001336FE"/>
    <w:rsid w:val="001B5674"/>
    <w:rsid w:val="001B6FB2"/>
    <w:rsid w:val="001C79DC"/>
    <w:rsid w:val="002649ED"/>
    <w:rsid w:val="00271F9D"/>
    <w:rsid w:val="0030660A"/>
    <w:rsid w:val="00405FE5"/>
    <w:rsid w:val="004223D4"/>
    <w:rsid w:val="00616DD9"/>
    <w:rsid w:val="006F17A9"/>
    <w:rsid w:val="00711B02"/>
    <w:rsid w:val="00732FDB"/>
    <w:rsid w:val="007B1551"/>
    <w:rsid w:val="007B693A"/>
    <w:rsid w:val="008126EE"/>
    <w:rsid w:val="00972FA8"/>
    <w:rsid w:val="00985FEC"/>
    <w:rsid w:val="009A211E"/>
    <w:rsid w:val="009C4E33"/>
    <w:rsid w:val="00A77D0E"/>
    <w:rsid w:val="00BF4059"/>
    <w:rsid w:val="00C530B8"/>
    <w:rsid w:val="00CD0C8E"/>
    <w:rsid w:val="00CE5236"/>
    <w:rsid w:val="00D530DD"/>
    <w:rsid w:val="00E67C3C"/>
    <w:rsid w:val="00EB0C31"/>
    <w:rsid w:val="00F52208"/>
    <w:rsid w:val="00F66A7C"/>
    <w:rsid w:val="00FA1F07"/>
    <w:rsid w:val="00FB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5105AC"/>
  <w15:chartTrackingRefBased/>
  <w15:docId w15:val="{30C2BBF2-BB56-4022-BA05-D2E8FE1B9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059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F4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4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4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4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4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4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4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4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4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4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4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4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40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40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40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40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40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40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4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F4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4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F4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4059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F40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4059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F40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4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40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4059"/>
    <w:rPr>
      <w:b/>
      <w:bCs/>
      <w:smallCaps/>
      <w:color w:val="0F4761" w:themeColor="accent1" w:themeShade="BF"/>
      <w:spacing w:val="5"/>
    </w:rPr>
  </w:style>
  <w:style w:type="character" w:styleId="Refdenotaalpie">
    <w:name w:val="footnote reference"/>
    <w:aliases w:val="Ref,de nota al pie,註腳內容,FC,16 Point,Superscript 6 Point,Ref.,de,nota,al,pie,Texto,Char,ftref,Referencia nota al pie,Car Car Car Car Car Car Car Car Car Car Car Car Car Car Car1,Car Car1 C,Car2 Car1,C1,Ca Ca,Car1,Car21,Texto nota pie1"/>
    <w:basedOn w:val="Fuentedeprrafopredeter"/>
    <w:qFormat/>
    <w:rsid w:val="00BF4059"/>
    <w:rPr>
      <w:vertAlign w:val="superscript"/>
    </w:rPr>
  </w:style>
  <w:style w:type="character" w:customStyle="1" w:styleId="EncabezadoCar">
    <w:name w:val="Encabezado Car"/>
    <w:basedOn w:val="Fuentedeprrafopredeter"/>
    <w:link w:val="Encabezado"/>
    <w:uiPriority w:val="99"/>
    <w:rsid w:val="00BF4059"/>
  </w:style>
  <w:style w:type="paragraph" w:styleId="Encabezado">
    <w:name w:val="header"/>
    <w:basedOn w:val="Normal"/>
    <w:link w:val="EncabezadoCar"/>
    <w:uiPriority w:val="99"/>
    <w:unhideWhenUsed/>
    <w:rsid w:val="00BF4059"/>
    <w:pPr>
      <w:tabs>
        <w:tab w:val="center" w:pos="4680"/>
        <w:tab w:val="right" w:pos="9360"/>
      </w:tabs>
      <w:spacing w:after="0" w:line="240" w:lineRule="auto"/>
    </w:pPr>
    <w:rPr>
      <w:kern w:val="2"/>
      <w14:ligatures w14:val="standardContextual"/>
    </w:rPr>
  </w:style>
  <w:style w:type="character" w:customStyle="1" w:styleId="EncabezadoCar1">
    <w:name w:val="Encabezado Car1"/>
    <w:basedOn w:val="Fuentedeprrafopredeter"/>
    <w:uiPriority w:val="99"/>
    <w:semiHidden/>
    <w:rsid w:val="00BF4059"/>
    <w:rPr>
      <w:kern w:val="0"/>
      <w14:ligatures w14:val="none"/>
    </w:rPr>
  </w:style>
  <w:style w:type="paragraph" w:styleId="Sinespaciado">
    <w:name w:val="No Spacing"/>
    <w:uiPriority w:val="1"/>
    <w:qFormat/>
    <w:rsid w:val="00BF4059"/>
    <w:pPr>
      <w:spacing w:after="0" w:line="240" w:lineRule="auto"/>
    </w:pPr>
    <w:rPr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336F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5FE5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A77D0E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grobanco.pc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FF5CE-24AA-44EC-A973-3DD55BF58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Apoyo CC1e</dc:creator>
  <cp:keywords/>
  <dc:description/>
  <cp:lastModifiedBy>José David Chávez Quispe</cp:lastModifiedBy>
  <cp:revision>11</cp:revision>
  <cp:lastPrinted>2025-08-19T18:26:00Z</cp:lastPrinted>
  <dcterms:created xsi:type="dcterms:W3CDTF">2025-03-12T23:57:00Z</dcterms:created>
  <dcterms:modified xsi:type="dcterms:W3CDTF">2025-08-21T23:43:00Z</dcterms:modified>
</cp:coreProperties>
</file>