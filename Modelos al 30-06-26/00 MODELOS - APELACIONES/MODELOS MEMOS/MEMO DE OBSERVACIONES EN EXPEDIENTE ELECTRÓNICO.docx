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8395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i/>
          <w:sz w:val="20"/>
          <w:szCs w:val="20"/>
        </w:rPr>
      </w:pPr>
      <w:r w:rsidRPr="007B1925">
        <w:rPr>
          <w:rFonts w:ascii="Arial Narrow" w:hAnsi="Arial Narrow" w:cs="Arial"/>
          <w:i/>
          <w:noProof/>
          <w:sz w:val="20"/>
          <w:szCs w:val="20"/>
        </w:rPr>
        <w:t>"Decenio de la igualdad de oportunidades para mujeres y hombres"</w:t>
      </w:r>
      <w:r w:rsidRPr="007B1925">
        <w:rPr>
          <w:rFonts w:ascii="Arial Narrow" w:hAnsi="Arial Narrow" w:cs="Arial"/>
          <w:i/>
          <w:noProof/>
          <w:sz w:val="20"/>
          <w:szCs w:val="20"/>
        </w:rPr>
        <w:br/>
        <w:t>"Año de la recuperación y consolidación de la economía peruana"</w:t>
      </w:r>
    </w:p>
    <w:p w14:paraId="67CECEC8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3DFBED4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39A87B45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noProof/>
          <w:sz w:val="20"/>
          <w:szCs w:val="20"/>
        </w:rPr>
      </w:pPr>
    </w:p>
    <w:p w14:paraId="0F8DDF02" w14:textId="77777777" w:rsidR="001038D6" w:rsidRPr="007B1925" w:rsidRDefault="001038D6" w:rsidP="007B1925">
      <w:pPr>
        <w:pStyle w:val="Sinespaciado"/>
        <w:jc w:val="both"/>
        <w:rPr>
          <w:rFonts w:ascii="Arial Narrow" w:eastAsia="Times New Roman" w:hAnsi="Arial Narrow" w:cs="Arial"/>
          <w:b/>
          <w:bCs/>
          <w:sz w:val="20"/>
          <w:szCs w:val="20"/>
          <w:u w:val="single"/>
          <w:lang w:eastAsia="es-ES"/>
        </w:rPr>
      </w:pPr>
    </w:p>
    <w:p w14:paraId="50B11A81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68CA74E7" w14:textId="77777777" w:rsidR="00AE4DC1" w:rsidRPr="007B1925" w:rsidRDefault="00AE4DC1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566B1C71" w14:textId="77777777" w:rsidR="00AE4DC1" w:rsidRPr="007B1925" w:rsidRDefault="00AE4DC1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359D5C29" w14:textId="77777777" w:rsidR="00AE4DC1" w:rsidRPr="007B1925" w:rsidRDefault="00AE4DC1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3552AB58" w14:textId="77777777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sz w:val="20"/>
          <w:szCs w:val="20"/>
        </w:rPr>
        <w:t>A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: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YOSELY ROSI OSORIO LUCIANO</w:t>
      </w:r>
    </w:p>
    <w:p w14:paraId="5E964CAB" w14:textId="77777777" w:rsidR="00316B55" w:rsidRPr="007B1925" w:rsidRDefault="001038D6" w:rsidP="007B1925">
      <w:pPr>
        <w:pStyle w:val="Sinespaciado"/>
        <w:ind w:left="1418" w:firstLine="706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Jefa </w:t>
      </w:r>
    </w:p>
    <w:p w14:paraId="3F8418B3" w14:textId="14298782" w:rsidR="001038D6" w:rsidRPr="007B1925" w:rsidRDefault="001038D6" w:rsidP="007B1925">
      <w:pPr>
        <w:pStyle w:val="Sinespaciado"/>
        <w:ind w:left="2127" w:hanging="3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Órgano Resolutivo de Procedimientos Sumarísimos</w:t>
      </w:r>
      <w:r w:rsidR="00316B55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de Protección al Consumidor </w:t>
      </w:r>
      <w:proofErr w:type="spellStart"/>
      <w:r w:rsidR="00316B55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N°</w:t>
      </w:r>
      <w:proofErr w:type="spellEnd"/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2</w:t>
      </w:r>
    </w:p>
    <w:p w14:paraId="49B45AAD" w14:textId="77777777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</w:p>
    <w:p w14:paraId="27077BE9" w14:textId="77777777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DE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: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MARIA GRACIELA REJAS JIMENEZ</w:t>
      </w:r>
    </w:p>
    <w:p w14:paraId="1D5BE33D" w14:textId="5187A2FA" w:rsidR="00316B55" w:rsidRPr="007B1925" w:rsidRDefault="00316B55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Ejecutivo 1</w:t>
      </w:r>
    </w:p>
    <w:p w14:paraId="6529640C" w14:textId="52C1B903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 xml:space="preserve">Comisión de Protección al Consumidor </w:t>
      </w:r>
      <w:proofErr w:type="spellStart"/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N</w:t>
      </w:r>
      <w:r w:rsidR="00316B55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°</w:t>
      </w:r>
      <w:proofErr w:type="spellEnd"/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1</w:t>
      </w:r>
    </w:p>
    <w:p w14:paraId="7FF0085B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</w:p>
    <w:p w14:paraId="367D8FC2" w14:textId="6493861F" w:rsidR="001038D6" w:rsidRPr="007B1925" w:rsidRDefault="001038D6" w:rsidP="007B1925">
      <w:pPr>
        <w:pStyle w:val="Sinespaciado"/>
        <w:ind w:left="1418" w:hanging="1418"/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b/>
          <w:bCs/>
          <w:color w:val="212121"/>
          <w:sz w:val="20"/>
          <w:szCs w:val="20"/>
          <w:shd w:val="clear" w:color="auto" w:fill="FFFFFF"/>
        </w:rPr>
        <w:t>ASUNTO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: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  <w:t>Devolución de expediente</w:t>
      </w:r>
      <w:r w:rsidR="00F43E0F"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>s</w:t>
      </w: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 xml:space="preserve"> por defectos de tramitación</w:t>
      </w:r>
    </w:p>
    <w:p w14:paraId="0A00D355" w14:textId="77777777" w:rsidR="001038D6" w:rsidRPr="007B1925" w:rsidRDefault="001038D6" w:rsidP="007B1925">
      <w:pPr>
        <w:pStyle w:val="Sinespaciado"/>
        <w:pBdr>
          <w:bottom w:val="single" w:sz="6" w:space="1" w:color="auto"/>
        </w:pBdr>
        <w:jc w:val="both"/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</w:pPr>
      <w:r w:rsidRPr="007B1925">
        <w:rPr>
          <w:rFonts w:ascii="Arial Narrow" w:hAnsi="Arial Narrow" w:cs="Arial"/>
          <w:color w:val="212121"/>
          <w:sz w:val="20"/>
          <w:szCs w:val="20"/>
          <w:shd w:val="clear" w:color="auto" w:fill="FFFFFF"/>
        </w:rPr>
        <w:tab/>
      </w:r>
    </w:p>
    <w:p w14:paraId="1BCF81F8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2B9BFBE" w14:textId="6AD11833" w:rsidR="001038D6" w:rsidRPr="007B1925" w:rsidRDefault="00F43E0F" w:rsidP="007B1925">
      <w:pPr>
        <w:spacing w:after="0" w:line="240" w:lineRule="auto"/>
        <w:ind w:firstLine="1985"/>
        <w:jc w:val="both"/>
        <w:rPr>
          <w:rFonts w:ascii="Arial Narrow" w:eastAsia="Times New Roman" w:hAnsi="Arial Narrow" w:cs="Arial"/>
          <w:sz w:val="20"/>
          <w:szCs w:val="20"/>
          <w:lang w:val="es-ES" w:eastAsia="es-ES"/>
        </w:rPr>
      </w:pPr>
      <w:bookmarkStart w:id="0" w:name="_Hlk62801987"/>
      <w:r w:rsidRPr="007B1925">
        <w:rPr>
          <w:rFonts w:ascii="Arial Narrow" w:eastAsia="Times New Roman" w:hAnsi="Arial Narrow" w:cs="Arial"/>
          <w:sz w:val="20"/>
          <w:szCs w:val="20"/>
          <w:lang w:val="es-ES" w:eastAsia="es-ES"/>
        </w:rPr>
        <w:t>Me dirijo a usted para saludarla, y a la vez remitirle los expedientes que se detallan a continuación, y requerirle que se sirva corregir las observaciones que se indican en el cuadro que se muestra a continuación:</w:t>
      </w:r>
    </w:p>
    <w:bookmarkEnd w:id="0"/>
    <w:p w14:paraId="2AFD9BCA" w14:textId="77777777" w:rsidR="001038D6" w:rsidRPr="007B1925" w:rsidRDefault="001038D6" w:rsidP="007B1925">
      <w:pPr>
        <w:spacing w:after="0" w:line="240" w:lineRule="auto"/>
        <w:jc w:val="both"/>
        <w:rPr>
          <w:rFonts w:ascii="Arial Narrow" w:eastAsia="Times New Roman" w:hAnsi="Arial Narrow" w:cs="Arial"/>
          <w:sz w:val="20"/>
          <w:szCs w:val="20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6"/>
        <w:gridCol w:w="2140"/>
        <w:gridCol w:w="4008"/>
      </w:tblGrid>
      <w:tr w:rsidR="001038D6" w:rsidRPr="007B1925" w14:paraId="6B8DEB38" w14:textId="77777777" w:rsidTr="00475A1D">
        <w:tc>
          <w:tcPr>
            <w:tcW w:w="2346" w:type="dxa"/>
            <w:shd w:val="clear" w:color="auto" w:fill="D1D1D1" w:themeFill="background2" w:themeFillShade="E6"/>
          </w:tcPr>
          <w:p w14:paraId="5E4E5DF7" w14:textId="77777777" w:rsidR="001038D6" w:rsidRPr="007B1925" w:rsidRDefault="001038D6" w:rsidP="007B192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>N°</w:t>
            </w:r>
            <w:proofErr w:type="spellEnd"/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 xml:space="preserve"> de Expediente</w:t>
            </w:r>
          </w:p>
        </w:tc>
        <w:tc>
          <w:tcPr>
            <w:tcW w:w="2140" w:type="dxa"/>
            <w:shd w:val="clear" w:color="auto" w:fill="D1D1D1" w:themeFill="background2" w:themeFillShade="E6"/>
          </w:tcPr>
          <w:p w14:paraId="7F77A571" w14:textId="77777777" w:rsidR="001038D6" w:rsidRPr="007B1925" w:rsidRDefault="001038D6" w:rsidP="007B192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</w:pPr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>Fojas/Tomos</w:t>
            </w:r>
          </w:p>
        </w:tc>
        <w:tc>
          <w:tcPr>
            <w:tcW w:w="4008" w:type="dxa"/>
            <w:shd w:val="clear" w:color="auto" w:fill="D1D1D1" w:themeFill="background2" w:themeFillShade="E6"/>
          </w:tcPr>
          <w:p w14:paraId="2C12E2A7" w14:textId="77777777" w:rsidR="001038D6" w:rsidRPr="007B1925" w:rsidRDefault="001038D6" w:rsidP="007B1925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</w:pPr>
            <w:r w:rsidRPr="007B1925">
              <w:rPr>
                <w:rFonts w:ascii="Arial Narrow" w:eastAsia="Times New Roman" w:hAnsi="Arial Narrow" w:cs="Arial"/>
                <w:b/>
                <w:bCs/>
                <w:sz w:val="20"/>
                <w:szCs w:val="20"/>
                <w:lang w:val="es-ES" w:eastAsia="es-ES"/>
              </w:rPr>
              <w:t>Observaciones</w:t>
            </w:r>
          </w:p>
        </w:tc>
      </w:tr>
      <w:tr w:rsidR="00EB51EA" w:rsidRPr="007B1925" w14:paraId="132750DD" w14:textId="77777777" w:rsidTr="00F47222">
        <w:trPr>
          <w:trHeight w:val="294"/>
        </w:trPr>
        <w:tc>
          <w:tcPr>
            <w:tcW w:w="2346" w:type="dxa"/>
            <w:vAlign w:val="center"/>
          </w:tcPr>
          <w:p w14:paraId="78663D5C" w14:textId="77777777" w:rsidR="00EB51EA" w:rsidRDefault="00EB51EA" w:rsidP="00EB51E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</w:pPr>
            <w:r w:rsidRPr="008F3D1E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1878-202</w:t>
            </w:r>
            <w:r w:rsidRPr="00EB51EA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 xml:space="preserve">5/PS2 </w:t>
            </w:r>
          </w:p>
          <w:p w14:paraId="79DE6B44" w14:textId="054CDB53" w:rsidR="00EB51EA" w:rsidRDefault="00EB51EA" w:rsidP="00EB51E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4F7190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(</w:t>
            </w:r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0</w:t>
            </w:r>
            <w:r w:rsidRPr="00886A6E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6</w:t>
            </w:r>
            <w:r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70</w:t>
            </w:r>
            <w:r w:rsidRPr="00886A6E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-2025/CC1-APELACION</w:t>
            </w:r>
            <w:r w:rsidRPr="004F7190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)</w:t>
            </w:r>
          </w:p>
        </w:tc>
        <w:tc>
          <w:tcPr>
            <w:tcW w:w="2140" w:type="dxa"/>
            <w:vAlign w:val="center"/>
          </w:tcPr>
          <w:p w14:paraId="64C61214" w14:textId="066589D2" w:rsidR="00EB51EA" w:rsidRPr="00EA2414" w:rsidRDefault="00EB51EA" w:rsidP="00EB51E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Expediente electrónico</w:t>
            </w:r>
          </w:p>
        </w:tc>
        <w:tc>
          <w:tcPr>
            <w:tcW w:w="4008" w:type="dxa"/>
            <w:vAlign w:val="center"/>
          </w:tcPr>
          <w:p w14:paraId="1DB06534" w14:textId="38DA7EE1" w:rsidR="00EB51EA" w:rsidRPr="000C60DF" w:rsidRDefault="00EB51EA" w:rsidP="00EB51EA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194" w:hanging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De la revisión del SIR, se verifica que no se emitió resolución para agregar los escritos presentados el 30 de julio por las partes </w:t>
            </w:r>
            <w:proofErr w:type="gramStart"/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( ver</w:t>
            </w:r>
            <w:proofErr w:type="gramEnd"/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seguimiento 31 y 32 del SIR</w:t>
            </w:r>
            <w:commentRangeStart w:id="1"/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).</w:t>
            </w:r>
            <w:commentRangeEnd w:id="1"/>
            <w:r w:rsidR="007046A4">
              <w:rPr>
                <w:rStyle w:val="Refdecomentario"/>
              </w:rPr>
              <w:commentReference w:id="1"/>
            </w:r>
          </w:p>
        </w:tc>
      </w:tr>
      <w:tr w:rsidR="00EB51EA" w:rsidRPr="007B1925" w14:paraId="30D4BF38" w14:textId="77777777" w:rsidTr="00F47222">
        <w:trPr>
          <w:trHeight w:val="294"/>
        </w:trPr>
        <w:tc>
          <w:tcPr>
            <w:tcW w:w="2346" w:type="dxa"/>
            <w:vAlign w:val="center"/>
          </w:tcPr>
          <w:p w14:paraId="00AD0721" w14:textId="77777777" w:rsidR="00EB51EA" w:rsidRDefault="00EB51EA" w:rsidP="00EB51E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 w:rsidRPr="00EB51EA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1618-2025/PS2</w:t>
            </w:r>
            <w:r w:rsidRPr="00EB51EA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 </w:t>
            </w:r>
          </w:p>
          <w:p w14:paraId="14A2E328" w14:textId="0B66C555" w:rsidR="00EB51EA" w:rsidRPr="008F3D1E" w:rsidRDefault="00EB51EA" w:rsidP="00EB51E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</w:pPr>
            <w:r w:rsidRPr="004F7190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(</w:t>
            </w:r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0</w:t>
            </w:r>
            <w:r w:rsidRPr="00886A6E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6</w:t>
            </w:r>
            <w:r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73</w:t>
            </w:r>
            <w:r w:rsidRPr="00886A6E">
              <w:rPr>
                <w:rFonts w:ascii="Arial Narrow" w:eastAsia="Times New Roman" w:hAnsi="Arial Narrow" w:cs="Arial"/>
                <w:sz w:val="20"/>
                <w:szCs w:val="20"/>
                <w:lang w:eastAsia="es-ES"/>
              </w:rPr>
              <w:t>-2025/CC1-APELACION</w:t>
            </w:r>
            <w:r w:rsidRPr="004F7190"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)</w:t>
            </w:r>
          </w:p>
        </w:tc>
        <w:tc>
          <w:tcPr>
            <w:tcW w:w="2140" w:type="dxa"/>
            <w:vAlign w:val="center"/>
          </w:tcPr>
          <w:p w14:paraId="47F136DE" w14:textId="330623C5" w:rsidR="00EB51EA" w:rsidRDefault="00EB51EA" w:rsidP="00EB51E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Expediente electrónico</w:t>
            </w:r>
          </w:p>
        </w:tc>
        <w:tc>
          <w:tcPr>
            <w:tcW w:w="4008" w:type="dxa"/>
            <w:vAlign w:val="center"/>
          </w:tcPr>
          <w:p w14:paraId="0BD2CB7A" w14:textId="0D96F870" w:rsidR="00EB51EA" w:rsidRDefault="00EB51EA" w:rsidP="00EB51EA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194" w:hanging="194"/>
              <w:jc w:val="both"/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</w:pPr>
            <w:commentRangeStart w:id="2"/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 xml:space="preserve">De la verificación del seguimiento N°43 que obra en el SIR, se verifica que la resolución N°5 de fecha 4 de septiembre de 2025 no agrega al expediente el escrito presentado por la denunciada con fecha </w:t>
            </w:r>
            <w:commentRangeStart w:id="3"/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03 de septiembre de 2025</w:t>
            </w:r>
            <w:commentRangeEnd w:id="3"/>
            <w:r w:rsidR="007046A4">
              <w:rPr>
                <w:rStyle w:val="Refdecomentario"/>
              </w:rPr>
              <w:commentReference w:id="3"/>
            </w:r>
            <w:r>
              <w:rPr>
                <w:rFonts w:ascii="Arial Narrow" w:eastAsia="Times New Roman" w:hAnsi="Arial Narrow" w:cs="Arial"/>
                <w:sz w:val="20"/>
                <w:szCs w:val="20"/>
                <w:lang w:val="es-ES" w:eastAsia="es-ES"/>
              </w:rPr>
              <w:t>.</w:t>
            </w:r>
            <w:commentRangeEnd w:id="2"/>
            <w:r>
              <w:rPr>
                <w:rStyle w:val="Refdecomentario"/>
              </w:rPr>
              <w:commentReference w:id="2"/>
            </w:r>
          </w:p>
        </w:tc>
      </w:tr>
    </w:tbl>
    <w:p w14:paraId="5F6F4CD7" w14:textId="77777777" w:rsidR="006A3D8C" w:rsidRPr="0070049B" w:rsidRDefault="005778B3" w:rsidP="007B1925">
      <w:pPr>
        <w:pStyle w:val="Default"/>
        <w:tabs>
          <w:tab w:val="left" w:pos="1985"/>
        </w:tabs>
        <w:jc w:val="both"/>
        <w:rPr>
          <w:rFonts w:ascii="Arial Narrow" w:hAnsi="Arial Narrow"/>
          <w:sz w:val="20"/>
          <w:szCs w:val="20"/>
        </w:rPr>
      </w:pPr>
      <w:r w:rsidRPr="0070049B">
        <w:rPr>
          <w:rFonts w:ascii="Arial Narrow" w:hAnsi="Arial Narrow"/>
          <w:sz w:val="20"/>
          <w:szCs w:val="20"/>
        </w:rPr>
        <w:tab/>
      </w:r>
    </w:p>
    <w:p w14:paraId="75F8221C" w14:textId="65ED6602" w:rsidR="001038D6" w:rsidRPr="007B1925" w:rsidRDefault="001038D6" w:rsidP="007B1925">
      <w:pPr>
        <w:pStyle w:val="Default"/>
        <w:tabs>
          <w:tab w:val="left" w:pos="1985"/>
        </w:tabs>
        <w:jc w:val="both"/>
        <w:rPr>
          <w:rFonts w:ascii="Arial Narrow" w:hAnsi="Arial Narrow"/>
          <w:sz w:val="20"/>
          <w:szCs w:val="20"/>
        </w:rPr>
      </w:pPr>
      <w:r w:rsidRPr="007B1925">
        <w:rPr>
          <w:rFonts w:ascii="Arial Narrow" w:hAnsi="Arial Narrow"/>
          <w:sz w:val="20"/>
          <w:szCs w:val="20"/>
        </w:rPr>
        <w:t xml:space="preserve">Asimismo, una vez subsanadas las observaciones, se sirva devolver los expedientes a la brevedad, </w:t>
      </w:r>
      <w:commentRangeStart w:id="4"/>
      <w:r w:rsidRPr="007B1925">
        <w:rPr>
          <w:rFonts w:ascii="Arial Narrow" w:hAnsi="Arial Narrow"/>
          <w:sz w:val="20"/>
          <w:szCs w:val="20"/>
        </w:rPr>
        <w:t>debidamente foliado</w:t>
      </w:r>
      <w:commentRangeEnd w:id="4"/>
      <w:r w:rsidR="00DF199B">
        <w:rPr>
          <w:rStyle w:val="Refdecomentario"/>
          <w:rFonts w:asciiTheme="minorHAnsi" w:hAnsiTheme="minorHAnsi" w:cstheme="minorBidi"/>
          <w:color w:val="auto"/>
        </w:rPr>
        <w:commentReference w:id="4"/>
      </w:r>
      <w:r w:rsidRPr="007B1925">
        <w:rPr>
          <w:rFonts w:ascii="Arial Narrow" w:hAnsi="Arial Narrow"/>
          <w:sz w:val="20"/>
          <w:szCs w:val="20"/>
        </w:rPr>
        <w:t xml:space="preserve">, tomando en cuenta las observaciones detalladas y el orden cronológico de los actuados, para continuar con el trámite correspondiente. </w:t>
      </w:r>
    </w:p>
    <w:p w14:paraId="2DD283B1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012E131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6F55B7A4" w14:textId="31304C6A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proofErr w:type="spellStart"/>
      <w:proofErr w:type="gramStart"/>
      <w:r w:rsidRPr="007B1925">
        <w:rPr>
          <w:rFonts w:ascii="Arial Narrow" w:hAnsi="Arial Narrow" w:cs="Arial"/>
          <w:sz w:val="20"/>
          <w:szCs w:val="20"/>
        </w:rPr>
        <w:t>Atentamente,</w:t>
      </w:r>
      <w:ins w:id="5" w:author="Tania Jackeline Llave Fernandez" w:date="2025-09-25T09:58:00Z" w16du:dateUtc="2025-09-25T14:58:00Z">
        <w:r w:rsidR="00F477BF">
          <w:rPr>
            <w:rFonts w:ascii="Arial Narrow" w:hAnsi="Arial Narrow" w:cs="Arial"/>
            <w:sz w:val="20"/>
            <w:szCs w:val="20"/>
          </w:rPr>
          <w:t>g</w:t>
        </w:r>
      </w:ins>
      <w:proofErr w:type="spellEnd"/>
      <w:proofErr w:type="gramEnd"/>
    </w:p>
    <w:p w14:paraId="4672FA2D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</w:p>
    <w:p w14:paraId="43F471AE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</w:p>
    <w:p w14:paraId="13B9F82E" w14:textId="77777777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</w:p>
    <w:p w14:paraId="6072B9A0" w14:textId="30240DAB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b/>
          <w:noProof/>
          <w:sz w:val="20"/>
          <w:szCs w:val="20"/>
        </w:rPr>
      </w:pPr>
      <w:r w:rsidRPr="007B1925">
        <w:rPr>
          <w:rFonts w:ascii="Arial Narrow" w:hAnsi="Arial Narrow" w:cs="Arial"/>
          <w:b/>
          <w:noProof/>
          <w:sz w:val="20"/>
          <w:szCs w:val="20"/>
        </w:rPr>
        <w:t>MARIA GRACIELA REJAS JIMENEZ</w:t>
      </w:r>
    </w:p>
    <w:p w14:paraId="46574F19" w14:textId="5FA0FBF8" w:rsidR="00F43E0F" w:rsidRPr="007B1925" w:rsidRDefault="00F43E0F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7B1925">
        <w:rPr>
          <w:rFonts w:ascii="Arial Narrow" w:hAnsi="Arial Narrow" w:cs="Arial"/>
          <w:b/>
          <w:noProof/>
          <w:sz w:val="20"/>
          <w:szCs w:val="20"/>
        </w:rPr>
        <w:t>Ejecutivo 1</w:t>
      </w:r>
    </w:p>
    <w:p w14:paraId="2C4822D1" w14:textId="35432205" w:rsidR="001038D6" w:rsidRPr="007B1925" w:rsidRDefault="001038D6" w:rsidP="007B1925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7B1925">
        <w:rPr>
          <w:rFonts w:ascii="Arial Narrow" w:hAnsi="Arial Narrow" w:cs="Arial"/>
          <w:noProof/>
          <w:sz w:val="20"/>
          <w:szCs w:val="20"/>
        </w:rPr>
        <w:t xml:space="preserve">Comisión de Protección al Consumidor </w:t>
      </w:r>
      <w:r w:rsidR="00F43E0F" w:rsidRPr="007B1925">
        <w:rPr>
          <w:rFonts w:ascii="Arial Narrow" w:hAnsi="Arial Narrow" w:cs="Arial"/>
          <w:noProof/>
          <w:sz w:val="20"/>
          <w:szCs w:val="20"/>
        </w:rPr>
        <w:t>N°</w:t>
      </w:r>
      <w:r w:rsidRPr="007B1925">
        <w:rPr>
          <w:rFonts w:ascii="Arial Narrow" w:hAnsi="Arial Narrow" w:cs="Arial"/>
          <w:noProof/>
          <w:sz w:val="20"/>
          <w:szCs w:val="20"/>
        </w:rPr>
        <w:t xml:space="preserve"> 1</w:t>
      </w:r>
    </w:p>
    <w:p w14:paraId="666C70C8" w14:textId="77777777" w:rsidR="001038D6" w:rsidRPr="007B1925" w:rsidRDefault="001038D6" w:rsidP="007B1925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692FA616" w14:textId="20325671" w:rsidR="001038D6" w:rsidRPr="005B038E" w:rsidRDefault="00047C50" w:rsidP="007B1925">
      <w:p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val="es-ES" w:eastAsia="es-PE"/>
        </w:rPr>
      </w:pPr>
      <w:r>
        <w:rPr>
          <w:rFonts w:ascii="Arial Narrow" w:eastAsia="Times New Roman" w:hAnsi="Arial Narrow" w:cs="Arial"/>
          <w:sz w:val="16"/>
          <w:szCs w:val="16"/>
          <w:lang w:val="es-ES" w:eastAsia="es-PE"/>
        </w:rPr>
        <w:t>GLL</w:t>
      </w:r>
    </w:p>
    <w:p w14:paraId="64037660" w14:textId="77777777" w:rsidR="001038D6" w:rsidRPr="007B1925" w:rsidRDefault="001038D6" w:rsidP="007B1925">
      <w:pPr>
        <w:pStyle w:val="Default"/>
        <w:jc w:val="both"/>
        <w:rPr>
          <w:rFonts w:ascii="Arial Narrow" w:hAnsi="Arial Narrow"/>
          <w:sz w:val="20"/>
          <w:szCs w:val="20"/>
        </w:rPr>
      </w:pPr>
    </w:p>
    <w:p w14:paraId="2728333D" w14:textId="77777777" w:rsidR="00C7793B" w:rsidRPr="00950504" w:rsidRDefault="00C7793B" w:rsidP="007B1925">
      <w:pPr>
        <w:pStyle w:val="Default"/>
        <w:jc w:val="both"/>
        <w:rPr>
          <w:rFonts w:ascii="Arial Narrow" w:hAnsi="Arial Narrow"/>
          <w:sz w:val="20"/>
          <w:szCs w:val="20"/>
        </w:rPr>
      </w:pPr>
    </w:p>
    <w:p w14:paraId="261FF623" w14:textId="77777777" w:rsidR="00C57950" w:rsidRPr="00950504" w:rsidRDefault="00C57950" w:rsidP="007B1925">
      <w:pPr>
        <w:pStyle w:val="Default"/>
        <w:jc w:val="both"/>
        <w:rPr>
          <w:rFonts w:ascii="Arial Narrow" w:hAnsi="Arial Narrow"/>
          <w:sz w:val="20"/>
          <w:szCs w:val="20"/>
        </w:rPr>
      </w:pPr>
    </w:p>
    <w:p w14:paraId="07F768DE" w14:textId="77777777" w:rsidR="00601209" w:rsidRPr="00950504" w:rsidRDefault="00601209" w:rsidP="007B1925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sectPr w:rsidR="00601209" w:rsidRPr="009505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Tania Jackeline Llave Fernandez" w:date="2025-09-25T09:54:00Z" w:initials="TL">
    <w:p w14:paraId="3E506D2A" w14:textId="77777777" w:rsidR="007046A4" w:rsidRDefault="007046A4" w:rsidP="007046A4">
      <w:pPr>
        <w:pStyle w:val="Textocomentario"/>
      </w:pPr>
      <w:r>
        <w:rPr>
          <w:rStyle w:val="Refdecomentario"/>
        </w:rPr>
        <w:annotationRef/>
      </w:r>
      <w:r>
        <w:t>No lo devolveria por esto, ya lo evaluaria en el tramite como una posible causal de nulidad mas bien, porq su procediminiento ya esta concluido, igual no podrian subsanarlo.</w:t>
      </w:r>
    </w:p>
  </w:comment>
  <w:comment w:id="3" w:author="Tania Jackeline Llave Fernandez" w:date="2025-09-25T09:58:00Z" w:initials="TL">
    <w:p w14:paraId="226DD9CC" w14:textId="77777777" w:rsidR="00C40145" w:rsidRDefault="007046A4" w:rsidP="00C40145">
      <w:pPr>
        <w:pStyle w:val="Textocomentario"/>
      </w:pPr>
      <w:r>
        <w:rPr>
          <w:rStyle w:val="Refdecomentario"/>
        </w:rPr>
        <w:annotationRef/>
      </w:r>
      <w:r w:rsidR="00C40145">
        <w:t>Pero con la carta 1642-2025/ps2 del 11-09 si lo trasladan a la dte, porfas tener mas cuidado con los req. que hacemos., el ops es muy “especial” cuando requerimos algo q no corresponde.</w:t>
      </w:r>
    </w:p>
  </w:comment>
  <w:comment w:id="2" w:author="Apoyo Legal CC1" w:date="2025-09-24T17:42:00Z" w:initials="AC">
    <w:p w14:paraId="73C5992E" w14:textId="726F59C7" w:rsidR="00EB51EA" w:rsidRDefault="00EB51EA" w:rsidP="00EE5EF6">
      <w:pPr>
        <w:pStyle w:val="Textocomentario"/>
      </w:pPr>
      <w:r>
        <w:rPr>
          <w:rStyle w:val="Refdecomentario"/>
        </w:rPr>
        <w:annotationRef/>
      </w:r>
      <w:r>
        <w:t xml:space="preserve">Para confirmar: Entiendo que al tratarse de un escrito que cumple lo dispuesto por la RF, sería uno de mero trámite y no habría razón de emitir resolución que corresponda para agregarlo. </w:t>
      </w:r>
    </w:p>
  </w:comment>
  <w:comment w:id="4" w:author="Tania Jackeline Llave Fernandez" w:date="2025-09-25T09:44:00Z" w:initials="TL">
    <w:p w14:paraId="58F43488" w14:textId="77777777" w:rsidR="00DF199B" w:rsidRDefault="00DF199B" w:rsidP="00DF199B">
      <w:pPr>
        <w:pStyle w:val="Textocomentario"/>
      </w:pPr>
      <w:r>
        <w:rPr>
          <w:rStyle w:val="Refdecomentario"/>
        </w:rPr>
        <w:annotationRef/>
      </w:r>
      <w:r>
        <w:t>Pero si son electronicos porq pedimos foliados?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506D2A" w15:done="0"/>
  <w15:commentEx w15:paraId="226DD9CC" w15:done="0"/>
  <w15:commentEx w15:paraId="73C5992E" w15:done="0"/>
  <w15:commentEx w15:paraId="58F434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D7F51A" w16cex:dateUtc="2025-09-25T14:54:00Z"/>
  <w16cex:commentExtensible w16cex:durableId="41825097" w16cex:dateUtc="2025-09-25T14:58:00Z"/>
  <w16cex:commentExtensible w16cex:durableId="7F0CED92" w16cex:dateUtc="2025-09-24T22:42:00Z"/>
  <w16cex:commentExtensible w16cex:durableId="09281A14" w16cex:dateUtc="2025-09-25T14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506D2A" w16cid:durableId="56D7F51A"/>
  <w16cid:commentId w16cid:paraId="226DD9CC" w16cid:durableId="41825097"/>
  <w16cid:commentId w16cid:paraId="73C5992E" w16cid:durableId="7F0CED92"/>
  <w16cid:commentId w16cid:paraId="58F43488" w16cid:durableId="09281A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30A"/>
    <w:multiLevelType w:val="hybridMultilevel"/>
    <w:tmpl w:val="DFDEE80A"/>
    <w:lvl w:ilvl="0" w:tplc="1ED2B0C4">
      <w:start w:val="115"/>
      <w:numFmt w:val="decimal"/>
      <w:lvlText w:val="%1"/>
      <w:lvlJc w:val="left"/>
      <w:pPr>
        <w:ind w:left="15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80" w:hanging="360"/>
      </w:pPr>
    </w:lvl>
    <w:lvl w:ilvl="2" w:tplc="280A001B" w:tentative="1">
      <w:start w:val="1"/>
      <w:numFmt w:val="lowerRoman"/>
      <w:lvlText w:val="%3."/>
      <w:lvlJc w:val="right"/>
      <w:pPr>
        <w:ind w:left="3000" w:hanging="180"/>
      </w:pPr>
    </w:lvl>
    <w:lvl w:ilvl="3" w:tplc="280A000F" w:tentative="1">
      <w:start w:val="1"/>
      <w:numFmt w:val="decimal"/>
      <w:lvlText w:val="%4."/>
      <w:lvlJc w:val="left"/>
      <w:pPr>
        <w:ind w:left="3720" w:hanging="360"/>
      </w:pPr>
    </w:lvl>
    <w:lvl w:ilvl="4" w:tplc="280A0019" w:tentative="1">
      <w:start w:val="1"/>
      <w:numFmt w:val="lowerLetter"/>
      <w:lvlText w:val="%5."/>
      <w:lvlJc w:val="left"/>
      <w:pPr>
        <w:ind w:left="4440" w:hanging="360"/>
      </w:pPr>
    </w:lvl>
    <w:lvl w:ilvl="5" w:tplc="280A001B" w:tentative="1">
      <w:start w:val="1"/>
      <w:numFmt w:val="lowerRoman"/>
      <w:lvlText w:val="%6."/>
      <w:lvlJc w:val="right"/>
      <w:pPr>
        <w:ind w:left="5160" w:hanging="180"/>
      </w:pPr>
    </w:lvl>
    <w:lvl w:ilvl="6" w:tplc="280A000F" w:tentative="1">
      <w:start w:val="1"/>
      <w:numFmt w:val="decimal"/>
      <w:lvlText w:val="%7."/>
      <w:lvlJc w:val="left"/>
      <w:pPr>
        <w:ind w:left="5880" w:hanging="360"/>
      </w:pPr>
    </w:lvl>
    <w:lvl w:ilvl="7" w:tplc="280A0019" w:tentative="1">
      <w:start w:val="1"/>
      <w:numFmt w:val="lowerLetter"/>
      <w:lvlText w:val="%8."/>
      <w:lvlJc w:val="left"/>
      <w:pPr>
        <w:ind w:left="6600" w:hanging="360"/>
      </w:pPr>
    </w:lvl>
    <w:lvl w:ilvl="8" w:tplc="28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 w15:restartNumberingAfterBreak="0">
    <w:nsid w:val="06505227"/>
    <w:multiLevelType w:val="hybridMultilevel"/>
    <w:tmpl w:val="6D96799C"/>
    <w:lvl w:ilvl="0" w:tplc="FEF4962A">
      <w:start w:val="1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165A2"/>
    <w:multiLevelType w:val="hybridMultilevel"/>
    <w:tmpl w:val="1720ABC2"/>
    <w:lvl w:ilvl="0" w:tplc="E6F853C4">
      <w:start w:val="7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5BCC"/>
    <w:multiLevelType w:val="hybridMultilevel"/>
    <w:tmpl w:val="4A3EC528"/>
    <w:lvl w:ilvl="0" w:tplc="3A8C8900">
      <w:start w:val="9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10FA"/>
    <w:multiLevelType w:val="hybridMultilevel"/>
    <w:tmpl w:val="AD16B408"/>
    <w:lvl w:ilvl="0" w:tplc="2BD87F3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640FF"/>
    <w:multiLevelType w:val="hybridMultilevel"/>
    <w:tmpl w:val="5B16CDB6"/>
    <w:lvl w:ilvl="0" w:tplc="E24C3CF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85527"/>
    <w:multiLevelType w:val="hybridMultilevel"/>
    <w:tmpl w:val="7294089C"/>
    <w:lvl w:ilvl="0" w:tplc="59D49F58">
      <w:start w:val="14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70256"/>
    <w:multiLevelType w:val="hybridMultilevel"/>
    <w:tmpl w:val="A120C936"/>
    <w:lvl w:ilvl="0" w:tplc="E24C3CF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1248C"/>
    <w:multiLevelType w:val="hybridMultilevel"/>
    <w:tmpl w:val="D9485E00"/>
    <w:lvl w:ilvl="0" w:tplc="ED1CF85E">
      <w:start w:val="22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655E3"/>
    <w:multiLevelType w:val="hybridMultilevel"/>
    <w:tmpl w:val="285C9902"/>
    <w:lvl w:ilvl="0" w:tplc="ED1CF85E">
      <w:start w:val="16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20AA4"/>
    <w:multiLevelType w:val="hybridMultilevel"/>
    <w:tmpl w:val="814A6A2A"/>
    <w:lvl w:ilvl="0" w:tplc="2916AA6C">
      <w:start w:val="2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E15CD"/>
    <w:multiLevelType w:val="hybridMultilevel"/>
    <w:tmpl w:val="55FCF546"/>
    <w:lvl w:ilvl="0" w:tplc="5600B67C">
      <w:start w:val="1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341C90"/>
    <w:multiLevelType w:val="hybridMultilevel"/>
    <w:tmpl w:val="DC58AEF2"/>
    <w:lvl w:ilvl="0" w:tplc="3A8C8900">
      <w:start w:val="9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466CA"/>
    <w:multiLevelType w:val="hybridMultilevel"/>
    <w:tmpl w:val="67046546"/>
    <w:lvl w:ilvl="0" w:tplc="59D49F58">
      <w:start w:val="14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869226">
    <w:abstractNumId w:val="0"/>
  </w:num>
  <w:num w:numId="2" w16cid:durableId="1013142366">
    <w:abstractNumId w:val="10"/>
  </w:num>
  <w:num w:numId="3" w16cid:durableId="821577151">
    <w:abstractNumId w:val="1"/>
  </w:num>
  <w:num w:numId="4" w16cid:durableId="1063060033">
    <w:abstractNumId w:val="11"/>
  </w:num>
  <w:num w:numId="5" w16cid:durableId="2039893997">
    <w:abstractNumId w:val="2"/>
  </w:num>
  <w:num w:numId="6" w16cid:durableId="1792817114">
    <w:abstractNumId w:val="8"/>
  </w:num>
  <w:num w:numId="7" w16cid:durableId="2002197549">
    <w:abstractNumId w:val="9"/>
  </w:num>
  <w:num w:numId="8" w16cid:durableId="1362394416">
    <w:abstractNumId w:val="7"/>
  </w:num>
  <w:num w:numId="9" w16cid:durableId="454298858">
    <w:abstractNumId w:val="3"/>
  </w:num>
  <w:num w:numId="10" w16cid:durableId="1686974976">
    <w:abstractNumId w:val="12"/>
  </w:num>
  <w:num w:numId="11" w16cid:durableId="1977173534">
    <w:abstractNumId w:val="5"/>
  </w:num>
  <w:num w:numId="12" w16cid:durableId="1595625360">
    <w:abstractNumId w:val="4"/>
  </w:num>
  <w:num w:numId="13" w16cid:durableId="1687633758">
    <w:abstractNumId w:val="6"/>
  </w:num>
  <w:num w:numId="14" w16cid:durableId="36217637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ia Jackeline Llave Fernandez">
    <w15:presenceInfo w15:providerId="AD" w15:userId="S::tllave@indecopi.gob.pe::abb0a731-27d1-41f6-a897-9d39f1fa0651"/>
  </w15:person>
  <w15:person w15:author="Apoyo Legal CC1">
    <w15:presenceInfo w15:providerId="AD" w15:userId="S::apoyolegalcc1@indecopi.gob.pe::b532e808-37ba-4043-826e-ec5480e212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D6"/>
    <w:rsid w:val="000039B1"/>
    <w:rsid w:val="000104D7"/>
    <w:rsid w:val="00016EC7"/>
    <w:rsid w:val="000437FA"/>
    <w:rsid w:val="00047C50"/>
    <w:rsid w:val="0005071E"/>
    <w:rsid w:val="00050F8B"/>
    <w:rsid w:val="00053617"/>
    <w:rsid w:val="000623A2"/>
    <w:rsid w:val="00081E65"/>
    <w:rsid w:val="00086743"/>
    <w:rsid w:val="00086C3A"/>
    <w:rsid w:val="000B21B6"/>
    <w:rsid w:val="000C06E1"/>
    <w:rsid w:val="000C60DF"/>
    <w:rsid w:val="000C64DF"/>
    <w:rsid w:val="000C796A"/>
    <w:rsid w:val="000D133F"/>
    <w:rsid w:val="000E2FC8"/>
    <w:rsid w:val="000E62CE"/>
    <w:rsid w:val="001038D6"/>
    <w:rsid w:val="00113C66"/>
    <w:rsid w:val="00121365"/>
    <w:rsid w:val="001469D8"/>
    <w:rsid w:val="00187747"/>
    <w:rsid w:val="00190416"/>
    <w:rsid w:val="00193153"/>
    <w:rsid w:val="0019493F"/>
    <w:rsid w:val="001A0E79"/>
    <w:rsid w:val="001A57FB"/>
    <w:rsid w:val="001A5F11"/>
    <w:rsid w:val="001B4200"/>
    <w:rsid w:val="001D1AA5"/>
    <w:rsid w:val="001D36FC"/>
    <w:rsid w:val="00201C14"/>
    <w:rsid w:val="00226086"/>
    <w:rsid w:val="002318E4"/>
    <w:rsid w:val="00241142"/>
    <w:rsid w:val="00247D16"/>
    <w:rsid w:val="0025563A"/>
    <w:rsid w:val="002624A0"/>
    <w:rsid w:val="00265709"/>
    <w:rsid w:val="00273D2C"/>
    <w:rsid w:val="00287BC6"/>
    <w:rsid w:val="002A1341"/>
    <w:rsid w:val="002A42E1"/>
    <w:rsid w:val="002A751B"/>
    <w:rsid w:val="002C3E5F"/>
    <w:rsid w:val="002E060A"/>
    <w:rsid w:val="002E3DC8"/>
    <w:rsid w:val="003044AA"/>
    <w:rsid w:val="00306AF0"/>
    <w:rsid w:val="00316B55"/>
    <w:rsid w:val="003253F3"/>
    <w:rsid w:val="00335420"/>
    <w:rsid w:val="00342A6A"/>
    <w:rsid w:val="00353F9E"/>
    <w:rsid w:val="00362043"/>
    <w:rsid w:val="003949E3"/>
    <w:rsid w:val="003A506E"/>
    <w:rsid w:val="003D2D85"/>
    <w:rsid w:val="003F2026"/>
    <w:rsid w:val="003F30B8"/>
    <w:rsid w:val="004012C6"/>
    <w:rsid w:val="0041461D"/>
    <w:rsid w:val="00434C4C"/>
    <w:rsid w:val="0045433B"/>
    <w:rsid w:val="004725DB"/>
    <w:rsid w:val="004754FB"/>
    <w:rsid w:val="00475A1D"/>
    <w:rsid w:val="004841C5"/>
    <w:rsid w:val="004B38CC"/>
    <w:rsid w:val="004C27E3"/>
    <w:rsid w:val="004C508C"/>
    <w:rsid w:val="004E45DD"/>
    <w:rsid w:val="004E4AB3"/>
    <w:rsid w:val="005155BE"/>
    <w:rsid w:val="00534B0A"/>
    <w:rsid w:val="005442AF"/>
    <w:rsid w:val="00550BCF"/>
    <w:rsid w:val="0055238E"/>
    <w:rsid w:val="00553565"/>
    <w:rsid w:val="00570917"/>
    <w:rsid w:val="0057657A"/>
    <w:rsid w:val="005778B3"/>
    <w:rsid w:val="005851AC"/>
    <w:rsid w:val="005946F6"/>
    <w:rsid w:val="00595F06"/>
    <w:rsid w:val="005B038E"/>
    <w:rsid w:val="005D3ADB"/>
    <w:rsid w:val="005F05A4"/>
    <w:rsid w:val="005F48EA"/>
    <w:rsid w:val="00601209"/>
    <w:rsid w:val="00601D61"/>
    <w:rsid w:val="0060247F"/>
    <w:rsid w:val="006154A5"/>
    <w:rsid w:val="006212DF"/>
    <w:rsid w:val="00630D89"/>
    <w:rsid w:val="006312FD"/>
    <w:rsid w:val="00633FA4"/>
    <w:rsid w:val="00675785"/>
    <w:rsid w:val="00690401"/>
    <w:rsid w:val="00690751"/>
    <w:rsid w:val="006944E6"/>
    <w:rsid w:val="006A1D5D"/>
    <w:rsid w:val="006A3D8C"/>
    <w:rsid w:val="006A5D5E"/>
    <w:rsid w:val="006C2C44"/>
    <w:rsid w:val="006C71D0"/>
    <w:rsid w:val="006E21C0"/>
    <w:rsid w:val="006E50BB"/>
    <w:rsid w:val="006E798E"/>
    <w:rsid w:val="0070049B"/>
    <w:rsid w:val="007046A4"/>
    <w:rsid w:val="00706747"/>
    <w:rsid w:val="00707A34"/>
    <w:rsid w:val="007104B5"/>
    <w:rsid w:val="00732A70"/>
    <w:rsid w:val="007521AF"/>
    <w:rsid w:val="007522A9"/>
    <w:rsid w:val="00760BB5"/>
    <w:rsid w:val="007671FD"/>
    <w:rsid w:val="00771A8E"/>
    <w:rsid w:val="0077655D"/>
    <w:rsid w:val="00790B39"/>
    <w:rsid w:val="00794825"/>
    <w:rsid w:val="007B1925"/>
    <w:rsid w:val="007B3381"/>
    <w:rsid w:val="007E2D01"/>
    <w:rsid w:val="007E3A30"/>
    <w:rsid w:val="007E64B4"/>
    <w:rsid w:val="007E7313"/>
    <w:rsid w:val="008056D3"/>
    <w:rsid w:val="00811EB8"/>
    <w:rsid w:val="00814825"/>
    <w:rsid w:val="00816051"/>
    <w:rsid w:val="0081709E"/>
    <w:rsid w:val="00831600"/>
    <w:rsid w:val="00843EC4"/>
    <w:rsid w:val="00856A27"/>
    <w:rsid w:val="00862989"/>
    <w:rsid w:val="00864508"/>
    <w:rsid w:val="008856FC"/>
    <w:rsid w:val="00887487"/>
    <w:rsid w:val="008B25CA"/>
    <w:rsid w:val="008B3AB8"/>
    <w:rsid w:val="008B65F8"/>
    <w:rsid w:val="008B6AB0"/>
    <w:rsid w:val="008C5B17"/>
    <w:rsid w:val="008C6AD5"/>
    <w:rsid w:val="008E26DA"/>
    <w:rsid w:val="008E7AC0"/>
    <w:rsid w:val="008F1026"/>
    <w:rsid w:val="008F72B6"/>
    <w:rsid w:val="009348B0"/>
    <w:rsid w:val="00945353"/>
    <w:rsid w:val="00950504"/>
    <w:rsid w:val="00952F13"/>
    <w:rsid w:val="009713A4"/>
    <w:rsid w:val="009C049C"/>
    <w:rsid w:val="009C04A9"/>
    <w:rsid w:val="009C185B"/>
    <w:rsid w:val="009D493D"/>
    <w:rsid w:val="009E1F98"/>
    <w:rsid w:val="009E2064"/>
    <w:rsid w:val="009E5A86"/>
    <w:rsid w:val="009F26ED"/>
    <w:rsid w:val="00A3615D"/>
    <w:rsid w:val="00A4061F"/>
    <w:rsid w:val="00A41DEE"/>
    <w:rsid w:val="00A502DD"/>
    <w:rsid w:val="00A57555"/>
    <w:rsid w:val="00A72CB8"/>
    <w:rsid w:val="00A73641"/>
    <w:rsid w:val="00AE4DC1"/>
    <w:rsid w:val="00B07212"/>
    <w:rsid w:val="00B2652F"/>
    <w:rsid w:val="00B66F43"/>
    <w:rsid w:val="00B66FC1"/>
    <w:rsid w:val="00B914D0"/>
    <w:rsid w:val="00BD684A"/>
    <w:rsid w:val="00BE07D8"/>
    <w:rsid w:val="00BF7047"/>
    <w:rsid w:val="00C23C13"/>
    <w:rsid w:val="00C35C45"/>
    <w:rsid w:val="00C37A01"/>
    <w:rsid w:val="00C40145"/>
    <w:rsid w:val="00C459B4"/>
    <w:rsid w:val="00C46797"/>
    <w:rsid w:val="00C46F4B"/>
    <w:rsid w:val="00C57950"/>
    <w:rsid w:val="00C66A50"/>
    <w:rsid w:val="00C72E5C"/>
    <w:rsid w:val="00C7793B"/>
    <w:rsid w:val="00C85F24"/>
    <w:rsid w:val="00C86860"/>
    <w:rsid w:val="00C941C2"/>
    <w:rsid w:val="00C95BF6"/>
    <w:rsid w:val="00CB6EDD"/>
    <w:rsid w:val="00CC4BAF"/>
    <w:rsid w:val="00CD77CF"/>
    <w:rsid w:val="00CD7CD2"/>
    <w:rsid w:val="00CE0522"/>
    <w:rsid w:val="00CF2F41"/>
    <w:rsid w:val="00D16789"/>
    <w:rsid w:val="00D21A73"/>
    <w:rsid w:val="00D40E05"/>
    <w:rsid w:val="00D76770"/>
    <w:rsid w:val="00D77203"/>
    <w:rsid w:val="00DA378C"/>
    <w:rsid w:val="00DA5E1E"/>
    <w:rsid w:val="00DA64B1"/>
    <w:rsid w:val="00DC4C4A"/>
    <w:rsid w:val="00DD66C2"/>
    <w:rsid w:val="00DF199B"/>
    <w:rsid w:val="00E146C8"/>
    <w:rsid w:val="00E26D3A"/>
    <w:rsid w:val="00E27C85"/>
    <w:rsid w:val="00E406F2"/>
    <w:rsid w:val="00E5489C"/>
    <w:rsid w:val="00E66458"/>
    <w:rsid w:val="00E6716B"/>
    <w:rsid w:val="00EA2414"/>
    <w:rsid w:val="00EB51EA"/>
    <w:rsid w:val="00ED0B24"/>
    <w:rsid w:val="00F10B06"/>
    <w:rsid w:val="00F304B0"/>
    <w:rsid w:val="00F43E0F"/>
    <w:rsid w:val="00F47222"/>
    <w:rsid w:val="00F477BF"/>
    <w:rsid w:val="00F607A4"/>
    <w:rsid w:val="00F61130"/>
    <w:rsid w:val="00F85C07"/>
    <w:rsid w:val="00FB3908"/>
    <w:rsid w:val="00FB5A35"/>
    <w:rsid w:val="00FB662F"/>
    <w:rsid w:val="00F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83F74"/>
  <w15:chartTrackingRefBased/>
  <w15:docId w15:val="{36829C91-EE75-40BD-9C31-800A6AD66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41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0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8D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038D6"/>
    <w:pPr>
      <w:spacing w:after="0" w:line="240" w:lineRule="auto"/>
    </w:pPr>
    <w:rPr>
      <w:kern w:val="0"/>
      <w14:ligatures w14:val="none"/>
    </w:rPr>
  </w:style>
  <w:style w:type="table" w:styleId="Tablaconcuadrcula">
    <w:name w:val="Table Grid"/>
    <w:basedOn w:val="Tablanormal"/>
    <w:uiPriority w:val="39"/>
    <w:rsid w:val="001038D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038D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1038D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038D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D6"/>
    <w:rPr>
      <w:kern w:val="0"/>
      <w:sz w:val="20"/>
      <w:szCs w:val="2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33F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64B4"/>
    <w:rPr>
      <w:color w:val="605E5C"/>
      <w:shd w:val="clear" w:color="auto" w:fill="E1DFDD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26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26DA"/>
    <w:rPr>
      <w:b/>
      <w:bCs/>
      <w:kern w:val="0"/>
      <w:sz w:val="20"/>
      <w:szCs w:val="20"/>
      <w14:ligatures w14:val="none"/>
    </w:rPr>
  </w:style>
  <w:style w:type="paragraph" w:styleId="Revisin">
    <w:name w:val="Revision"/>
    <w:hidden/>
    <w:uiPriority w:val="99"/>
    <w:semiHidden/>
    <w:rsid w:val="00550BC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1EF4A-53C8-40FF-B3AA-0943CA5FF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237</Words>
  <Characters>1296</Characters>
  <Application>Microsoft Office Word</Application>
  <DocSecurity>0</DocSecurity>
  <Lines>63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</dc:creator>
  <cp:keywords/>
  <dc:description/>
  <cp:lastModifiedBy>Kamila Nataly Contreras Castelo</cp:lastModifiedBy>
  <cp:revision>7</cp:revision>
  <dcterms:created xsi:type="dcterms:W3CDTF">2025-09-24T22:55:00Z</dcterms:created>
  <dcterms:modified xsi:type="dcterms:W3CDTF">2025-11-12T00:05:00Z</dcterms:modified>
</cp:coreProperties>
</file>